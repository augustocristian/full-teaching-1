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5AD22B" w14:textId="77777777" w:rsidR="00DE1CBE" w:rsidRPr="00DE1CBE" w:rsidRDefault="00DE1CBE" w:rsidP="00DE1CBE">
      <w:pPr>
        <w:rPr>
          <w:lang w:val="en-GB"/>
        </w:rPr>
      </w:pPr>
      <w:r>
        <w:rPr>
          <w:lang w:val="en-GB"/>
        </w:rPr>
        <w:t xml:space="preserve">In this document, we are to </w:t>
      </w:r>
      <w:r w:rsidR="00E2439A">
        <w:rPr>
          <w:lang w:val="en-GB"/>
        </w:rPr>
        <w:t>describe</w:t>
      </w:r>
      <w:r>
        <w:rPr>
          <w:lang w:val="en-GB"/>
        </w:rPr>
        <w:t xml:space="preserve"> the flakiness in a test </w:t>
      </w:r>
      <w:r w:rsidR="00E2439A">
        <w:rPr>
          <w:lang w:val="en-GB"/>
        </w:rPr>
        <w:t>case</w:t>
      </w:r>
      <w:r>
        <w:rPr>
          <w:lang w:val="en-GB"/>
        </w:rPr>
        <w:t xml:space="preserve"> of fullteaching, and how to </w:t>
      </w:r>
      <w:r w:rsidR="00E2439A">
        <w:rPr>
          <w:lang w:val="en-GB"/>
        </w:rPr>
        <w:t>fix/reduce</w:t>
      </w:r>
      <w:r>
        <w:rPr>
          <w:lang w:val="en-GB"/>
        </w:rPr>
        <w:t xml:space="preserve"> it</w:t>
      </w:r>
      <w:r w:rsidR="00E2439A">
        <w:rPr>
          <w:lang w:val="en-GB"/>
        </w:rPr>
        <w:t>.</w:t>
      </w:r>
    </w:p>
    <w:p w14:paraId="2B3D65E2" w14:textId="77777777" w:rsidR="00017403" w:rsidRDefault="00017403" w:rsidP="00017403">
      <w:pPr>
        <w:rPr>
          <w:lang w:val="en-GB"/>
        </w:rPr>
      </w:pPr>
      <w:r>
        <w:rPr>
          <w:lang w:val="en-GB"/>
        </w:rPr>
        <w:t>Test case:</w:t>
      </w:r>
    </w:p>
    <w:tbl>
      <w:tblPr>
        <w:tblStyle w:val="Tablaconcuadrcula"/>
        <w:tblW w:w="0" w:type="auto"/>
        <w:jc w:val="center"/>
        <w:tblLook w:val="04A0" w:firstRow="1" w:lastRow="0" w:firstColumn="1" w:lastColumn="0" w:noHBand="0" w:noVBand="1"/>
      </w:tblPr>
      <w:tblGrid>
        <w:gridCol w:w="2272"/>
        <w:gridCol w:w="999"/>
        <w:gridCol w:w="992"/>
        <w:gridCol w:w="2422"/>
        <w:gridCol w:w="1276"/>
      </w:tblGrid>
      <w:tr w:rsidR="00017403" w14:paraId="56B47F18" w14:textId="77777777" w:rsidTr="004D748E">
        <w:trPr>
          <w:jc w:val="center"/>
        </w:trPr>
        <w:tc>
          <w:tcPr>
            <w:tcW w:w="2272" w:type="dxa"/>
          </w:tcPr>
          <w:p w14:paraId="6D7A53A9" w14:textId="77777777" w:rsidR="00017403" w:rsidRPr="004D748E" w:rsidRDefault="004D748E" w:rsidP="004D748E">
            <w:pPr>
              <w:jc w:val="center"/>
              <w:rPr>
                <w:b/>
                <w:bCs/>
                <w:lang w:val="en-GB"/>
              </w:rPr>
            </w:pPr>
            <w:r w:rsidRPr="004D748E">
              <w:rPr>
                <w:b/>
                <w:bCs/>
                <w:lang w:val="en-GB"/>
              </w:rPr>
              <w:t>Number of executions</w:t>
            </w:r>
          </w:p>
        </w:tc>
        <w:tc>
          <w:tcPr>
            <w:tcW w:w="999" w:type="dxa"/>
          </w:tcPr>
          <w:p w14:paraId="08E85BF4" w14:textId="77777777" w:rsidR="00017403" w:rsidRPr="004D748E" w:rsidRDefault="00017403" w:rsidP="004D748E">
            <w:pPr>
              <w:jc w:val="center"/>
              <w:rPr>
                <w:b/>
                <w:bCs/>
                <w:lang w:val="en-GB"/>
              </w:rPr>
            </w:pPr>
            <w:r w:rsidRPr="004D748E">
              <w:rPr>
                <w:b/>
                <w:bCs/>
                <w:lang w:val="en-GB"/>
              </w:rPr>
              <w:t>Memory</w:t>
            </w:r>
          </w:p>
        </w:tc>
        <w:tc>
          <w:tcPr>
            <w:tcW w:w="992" w:type="dxa"/>
          </w:tcPr>
          <w:p w14:paraId="551C664C" w14:textId="77777777" w:rsidR="00017403" w:rsidRPr="004D748E" w:rsidRDefault="00017403" w:rsidP="004D748E">
            <w:pPr>
              <w:jc w:val="center"/>
              <w:rPr>
                <w:b/>
                <w:bCs/>
                <w:lang w:val="en-GB"/>
              </w:rPr>
            </w:pPr>
            <w:r w:rsidRPr="004D748E">
              <w:rPr>
                <w:b/>
                <w:bCs/>
                <w:lang w:val="en-GB"/>
              </w:rPr>
              <w:t>CPU</w:t>
            </w:r>
          </w:p>
        </w:tc>
        <w:tc>
          <w:tcPr>
            <w:tcW w:w="1843" w:type="dxa"/>
          </w:tcPr>
          <w:p w14:paraId="3D8D5677" w14:textId="77777777" w:rsidR="00017403" w:rsidRPr="004D748E" w:rsidRDefault="00017403" w:rsidP="004D748E">
            <w:pPr>
              <w:jc w:val="center"/>
              <w:rPr>
                <w:b/>
                <w:bCs/>
                <w:lang w:val="en-GB"/>
              </w:rPr>
            </w:pPr>
            <w:r w:rsidRPr="004D748E">
              <w:rPr>
                <w:b/>
                <w:bCs/>
                <w:lang w:val="en-GB"/>
              </w:rPr>
              <w:t>Screen resolution</w:t>
            </w:r>
          </w:p>
        </w:tc>
        <w:tc>
          <w:tcPr>
            <w:tcW w:w="1276" w:type="dxa"/>
          </w:tcPr>
          <w:p w14:paraId="723AD96F" w14:textId="77777777" w:rsidR="00017403" w:rsidRPr="004D748E" w:rsidRDefault="00017403" w:rsidP="004D748E">
            <w:pPr>
              <w:jc w:val="center"/>
              <w:rPr>
                <w:b/>
                <w:bCs/>
                <w:lang w:val="en-GB"/>
              </w:rPr>
            </w:pPr>
            <w:r w:rsidRPr="004D748E">
              <w:rPr>
                <w:b/>
                <w:bCs/>
                <w:lang w:val="en-GB"/>
              </w:rPr>
              <w:t>Test output</w:t>
            </w:r>
          </w:p>
        </w:tc>
      </w:tr>
      <w:tr w:rsidR="00017403" w14:paraId="6F299DEB" w14:textId="77777777" w:rsidTr="004D748E">
        <w:trPr>
          <w:jc w:val="center"/>
        </w:trPr>
        <w:tc>
          <w:tcPr>
            <w:tcW w:w="2272" w:type="dxa"/>
          </w:tcPr>
          <w:p w14:paraId="657C9AA7" w14:textId="77777777" w:rsidR="00017403" w:rsidRPr="00A01026" w:rsidRDefault="00017403" w:rsidP="00017403">
            <w:pPr>
              <w:rPr>
                <w:color w:val="FF0000"/>
                <w:lang w:val="en-GB"/>
              </w:rPr>
            </w:pPr>
            <w:r w:rsidRPr="00A01026">
              <w:rPr>
                <w:color w:val="FF0000"/>
                <w:lang w:val="en-GB"/>
              </w:rPr>
              <w:t>TC1</w:t>
            </w:r>
          </w:p>
        </w:tc>
        <w:tc>
          <w:tcPr>
            <w:tcW w:w="999" w:type="dxa"/>
          </w:tcPr>
          <w:p w14:paraId="7845D7D3" w14:textId="77777777" w:rsidR="00017403" w:rsidRPr="00A01026" w:rsidRDefault="00017403" w:rsidP="00017403">
            <w:pPr>
              <w:rPr>
                <w:color w:val="FF0000"/>
                <w:lang w:val="en-GB"/>
              </w:rPr>
            </w:pPr>
            <w:r w:rsidRPr="00A01026">
              <w:rPr>
                <w:color w:val="FF0000"/>
                <w:lang w:val="en-GB"/>
              </w:rPr>
              <w:t>90MB</w:t>
            </w:r>
          </w:p>
        </w:tc>
        <w:tc>
          <w:tcPr>
            <w:tcW w:w="992" w:type="dxa"/>
          </w:tcPr>
          <w:p w14:paraId="2A75ADB8" w14:textId="77777777" w:rsidR="00017403" w:rsidRPr="00A01026" w:rsidRDefault="00017403" w:rsidP="00017403">
            <w:pPr>
              <w:rPr>
                <w:color w:val="FF0000"/>
                <w:lang w:val="en-GB"/>
              </w:rPr>
            </w:pPr>
            <w:r w:rsidRPr="00A01026">
              <w:rPr>
                <w:color w:val="FF0000"/>
                <w:lang w:val="en-GB"/>
              </w:rPr>
              <w:t>1 core</w:t>
            </w:r>
          </w:p>
        </w:tc>
        <w:tc>
          <w:tcPr>
            <w:tcW w:w="1843" w:type="dxa"/>
          </w:tcPr>
          <w:p w14:paraId="7F962D41" w14:textId="77777777" w:rsidR="00017403" w:rsidRPr="00A01026" w:rsidRDefault="00017403" w:rsidP="00017403">
            <w:pPr>
              <w:rPr>
                <w:color w:val="FF0000"/>
                <w:lang w:val="en-GB"/>
              </w:rPr>
            </w:pPr>
            <w:r w:rsidRPr="00A01026">
              <w:rPr>
                <w:color w:val="FF0000"/>
                <w:lang w:val="en-GB"/>
              </w:rPr>
              <w:t>800x600</w:t>
            </w:r>
          </w:p>
        </w:tc>
        <w:tc>
          <w:tcPr>
            <w:tcW w:w="1276" w:type="dxa"/>
          </w:tcPr>
          <w:p w14:paraId="3F530668" w14:textId="77777777" w:rsidR="00017403" w:rsidRPr="00A01026" w:rsidRDefault="00017403" w:rsidP="00017403">
            <w:pPr>
              <w:rPr>
                <w:color w:val="FF0000"/>
                <w:lang w:val="en-GB"/>
              </w:rPr>
            </w:pPr>
            <w:r w:rsidRPr="00A01026">
              <w:rPr>
                <w:color w:val="FF0000"/>
                <w:lang w:val="en-GB"/>
              </w:rPr>
              <w:t>FAILURE</w:t>
            </w:r>
          </w:p>
        </w:tc>
      </w:tr>
      <w:tr w:rsidR="00017403" w14:paraId="68272C00" w14:textId="77777777" w:rsidTr="004D748E">
        <w:trPr>
          <w:jc w:val="center"/>
        </w:trPr>
        <w:tc>
          <w:tcPr>
            <w:tcW w:w="2272" w:type="dxa"/>
          </w:tcPr>
          <w:p w14:paraId="2A9C2DEB" w14:textId="77777777" w:rsidR="00017403" w:rsidRPr="00A01026" w:rsidRDefault="00017403" w:rsidP="00017403">
            <w:pPr>
              <w:rPr>
                <w:color w:val="FF0000"/>
                <w:lang w:val="en-GB"/>
              </w:rPr>
            </w:pPr>
            <w:r w:rsidRPr="00A01026">
              <w:rPr>
                <w:color w:val="FF0000"/>
                <w:lang w:val="en-GB"/>
              </w:rPr>
              <w:t>TC2</w:t>
            </w:r>
          </w:p>
        </w:tc>
        <w:tc>
          <w:tcPr>
            <w:tcW w:w="999" w:type="dxa"/>
          </w:tcPr>
          <w:p w14:paraId="449A596D" w14:textId="77777777" w:rsidR="00017403" w:rsidRPr="00A01026" w:rsidRDefault="00017403" w:rsidP="00017403">
            <w:pPr>
              <w:rPr>
                <w:color w:val="FF0000"/>
                <w:lang w:val="en-GB"/>
              </w:rPr>
            </w:pPr>
            <w:r w:rsidRPr="00A01026">
              <w:rPr>
                <w:color w:val="FF0000"/>
                <w:lang w:val="en-GB"/>
              </w:rPr>
              <w:t>90MB</w:t>
            </w:r>
          </w:p>
        </w:tc>
        <w:tc>
          <w:tcPr>
            <w:tcW w:w="992" w:type="dxa"/>
          </w:tcPr>
          <w:p w14:paraId="70658841" w14:textId="77777777" w:rsidR="00017403" w:rsidRPr="00A01026" w:rsidRDefault="00017403" w:rsidP="00017403">
            <w:pPr>
              <w:rPr>
                <w:color w:val="FF0000"/>
                <w:lang w:val="en-GB"/>
              </w:rPr>
            </w:pPr>
            <w:r w:rsidRPr="00A01026">
              <w:rPr>
                <w:color w:val="FF0000"/>
                <w:lang w:val="en-GB"/>
              </w:rPr>
              <w:t>1 core</w:t>
            </w:r>
          </w:p>
        </w:tc>
        <w:tc>
          <w:tcPr>
            <w:tcW w:w="1843" w:type="dxa"/>
          </w:tcPr>
          <w:p w14:paraId="022927C5" w14:textId="6EE8C2C6" w:rsidR="00017403" w:rsidRPr="00A01026" w:rsidRDefault="007E1400" w:rsidP="00017403">
            <w:pPr>
              <w:rPr>
                <w:color w:val="FF0000"/>
                <w:lang w:val="en-GB"/>
              </w:rPr>
            </w:pPr>
            <w:ins w:id="0" w:author="CRISTIAN AUGUSTO ALONSO" w:date="2019-11-07T00:41:00Z">
              <w:r w:rsidRPr="007E1400">
                <w:rPr>
                  <w:color w:val="FF0000"/>
                  <w:lang w:val="en-GB"/>
                </w:rPr>
                <w:t>1024x768</w:t>
              </w:r>
            </w:ins>
            <w:commentRangeStart w:id="1"/>
            <w:del w:id="2" w:author="CRISTIAN AUGUSTO ALONSO" w:date="2019-11-07T00:41:00Z">
              <w:r w:rsidR="00017403" w:rsidRPr="00A01026" w:rsidDel="007E1400">
                <w:rPr>
                  <w:color w:val="FF0000"/>
                  <w:lang w:val="en-GB"/>
                </w:rPr>
                <w:delText>1366x768</w:delText>
              </w:r>
              <w:commentRangeEnd w:id="1"/>
              <w:r w:rsidR="00EB2DE2" w:rsidDel="007E1400">
                <w:rPr>
                  <w:rStyle w:val="Refdecomentario"/>
                </w:rPr>
                <w:commentReference w:id="1"/>
              </w:r>
            </w:del>
          </w:p>
        </w:tc>
        <w:tc>
          <w:tcPr>
            <w:tcW w:w="1276" w:type="dxa"/>
          </w:tcPr>
          <w:p w14:paraId="7FE7514E" w14:textId="77777777" w:rsidR="00017403" w:rsidRPr="00A01026" w:rsidRDefault="00017403" w:rsidP="00017403">
            <w:pPr>
              <w:rPr>
                <w:color w:val="FF0000"/>
                <w:lang w:val="en-GB"/>
              </w:rPr>
            </w:pPr>
            <w:r w:rsidRPr="00A01026">
              <w:rPr>
                <w:color w:val="FF0000"/>
                <w:lang w:val="en-GB"/>
              </w:rPr>
              <w:t>FAILURE</w:t>
            </w:r>
          </w:p>
        </w:tc>
      </w:tr>
      <w:tr w:rsidR="00017403" w14:paraId="560467B7" w14:textId="77777777" w:rsidTr="004D748E">
        <w:trPr>
          <w:jc w:val="center"/>
        </w:trPr>
        <w:tc>
          <w:tcPr>
            <w:tcW w:w="2272" w:type="dxa"/>
          </w:tcPr>
          <w:p w14:paraId="41CFE6EC" w14:textId="77777777" w:rsidR="00017403" w:rsidRPr="00A01026" w:rsidRDefault="00017403" w:rsidP="00017403">
            <w:pPr>
              <w:rPr>
                <w:color w:val="00B050"/>
                <w:lang w:val="en-GB"/>
              </w:rPr>
            </w:pPr>
            <w:r w:rsidRPr="00A01026">
              <w:rPr>
                <w:color w:val="00B050"/>
                <w:lang w:val="en-GB"/>
              </w:rPr>
              <w:t>TC3</w:t>
            </w:r>
          </w:p>
        </w:tc>
        <w:tc>
          <w:tcPr>
            <w:tcW w:w="999" w:type="dxa"/>
          </w:tcPr>
          <w:p w14:paraId="5FDACD4A" w14:textId="77777777" w:rsidR="00017403" w:rsidRPr="00A01026" w:rsidRDefault="00017403" w:rsidP="00017403">
            <w:pPr>
              <w:rPr>
                <w:color w:val="00B050"/>
                <w:lang w:val="en-GB"/>
              </w:rPr>
            </w:pPr>
            <w:r w:rsidRPr="00A01026">
              <w:rPr>
                <w:color w:val="00B050"/>
                <w:lang w:val="en-GB"/>
              </w:rPr>
              <w:t>90MB</w:t>
            </w:r>
          </w:p>
        </w:tc>
        <w:tc>
          <w:tcPr>
            <w:tcW w:w="992" w:type="dxa"/>
          </w:tcPr>
          <w:p w14:paraId="68027CC0" w14:textId="77777777" w:rsidR="00017403" w:rsidRPr="00A01026" w:rsidRDefault="00017403" w:rsidP="00017403">
            <w:pPr>
              <w:rPr>
                <w:color w:val="00B050"/>
                <w:lang w:val="en-GB"/>
              </w:rPr>
            </w:pPr>
            <w:r w:rsidRPr="00A01026">
              <w:rPr>
                <w:color w:val="00B050"/>
                <w:lang w:val="en-GB"/>
              </w:rPr>
              <w:t>1 core</w:t>
            </w:r>
          </w:p>
        </w:tc>
        <w:tc>
          <w:tcPr>
            <w:tcW w:w="1843" w:type="dxa"/>
          </w:tcPr>
          <w:p w14:paraId="4278CF08" w14:textId="2E87CA53" w:rsidR="00017403" w:rsidRPr="00A01026" w:rsidRDefault="007E1400" w:rsidP="00017403">
            <w:pPr>
              <w:rPr>
                <w:color w:val="00B050"/>
                <w:lang w:val="en-GB"/>
              </w:rPr>
            </w:pPr>
            <w:ins w:id="3" w:author="CRISTIAN AUGUSTO ALONSO" w:date="2019-11-07T00:42:00Z">
              <w:r w:rsidRPr="007E1400">
                <w:rPr>
                  <w:color w:val="00B050"/>
                  <w:lang w:val="en-GB"/>
                </w:rPr>
                <w:t>2560x1024</w:t>
              </w:r>
            </w:ins>
            <w:del w:id="4" w:author="CRISTIAN AUGUSTO ALONSO" w:date="2019-11-07T00:42:00Z">
              <w:r w:rsidR="00017403" w:rsidRPr="00A01026" w:rsidDel="007E1400">
                <w:rPr>
                  <w:color w:val="00B050"/>
                  <w:lang w:val="en-GB"/>
                </w:rPr>
                <w:delText>1920x1024</w:delText>
              </w:r>
            </w:del>
            <w:bookmarkStart w:id="5" w:name="_GoBack"/>
            <w:bookmarkEnd w:id="5"/>
          </w:p>
        </w:tc>
        <w:tc>
          <w:tcPr>
            <w:tcW w:w="1276" w:type="dxa"/>
          </w:tcPr>
          <w:p w14:paraId="2FAB345C" w14:textId="77777777" w:rsidR="00017403" w:rsidRPr="00A01026" w:rsidRDefault="00017403" w:rsidP="00017403">
            <w:pPr>
              <w:rPr>
                <w:color w:val="00B050"/>
                <w:lang w:val="en-GB"/>
              </w:rPr>
            </w:pPr>
            <w:r w:rsidRPr="00A01026">
              <w:rPr>
                <w:color w:val="00B050"/>
                <w:lang w:val="en-GB"/>
              </w:rPr>
              <w:t>SUCCEED</w:t>
            </w:r>
          </w:p>
        </w:tc>
      </w:tr>
      <w:tr w:rsidR="00017403" w14:paraId="3F4AA932" w14:textId="77777777" w:rsidTr="004D748E">
        <w:trPr>
          <w:jc w:val="center"/>
        </w:trPr>
        <w:tc>
          <w:tcPr>
            <w:tcW w:w="2272" w:type="dxa"/>
          </w:tcPr>
          <w:p w14:paraId="020BBD76" w14:textId="77777777" w:rsidR="00017403" w:rsidRPr="00A01026" w:rsidRDefault="00017403" w:rsidP="00017403">
            <w:pPr>
              <w:rPr>
                <w:color w:val="FF0000"/>
                <w:lang w:val="en-GB"/>
              </w:rPr>
            </w:pPr>
            <w:r w:rsidRPr="00A01026">
              <w:rPr>
                <w:color w:val="FF0000"/>
                <w:lang w:val="en-GB"/>
              </w:rPr>
              <w:t>TC4</w:t>
            </w:r>
          </w:p>
        </w:tc>
        <w:tc>
          <w:tcPr>
            <w:tcW w:w="999" w:type="dxa"/>
          </w:tcPr>
          <w:p w14:paraId="17701383" w14:textId="77777777" w:rsidR="00017403" w:rsidRPr="00A01026" w:rsidRDefault="00017403" w:rsidP="00017403">
            <w:pPr>
              <w:rPr>
                <w:color w:val="FF0000"/>
                <w:lang w:val="en-GB"/>
              </w:rPr>
            </w:pPr>
            <w:r w:rsidRPr="00A01026">
              <w:rPr>
                <w:color w:val="FF0000"/>
                <w:lang w:val="en-GB"/>
              </w:rPr>
              <w:t>240MB</w:t>
            </w:r>
          </w:p>
        </w:tc>
        <w:tc>
          <w:tcPr>
            <w:tcW w:w="992" w:type="dxa"/>
          </w:tcPr>
          <w:p w14:paraId="41A9528C" w14:textId="77777777" w:rsidR="00017403" w:rsidRPr="00A01026" w:rsidRDefault="00017403" w:rsidP="00017403">
            <w:pPr>
              <w:rPr>
                <w:color w:val="FF0000"/>
                <w:lang w:val="en-GB"/>
              </w:rPr>
            </w:pPr>
            <w:r w:rsidRPr="00A01026">
              <w:rPr>
                <w:color w:val="FF0000"/>
                <w:lang w:val="en-GB"/>
              </w:rPr>
              <w:t>4 cores</w:t>
            </w:r>
          </w:p>
        </w:tc>
        <w:tc>
          <w:tcPr>
            <w:tcW w:w="1843" w:type="dxa"/>
          </w:tcPr>
          <w:p w14:paraId="17D09A0E" w14:textId="77777777" w:rsidR="00017403" w:rsidRPr="00A01026" w:rsidRDefault="00017403" w:rsidP="00017403">
            <w:pPr>
              <w:rPr>
                <w:color w:val="FF0000"/>
                <w:lang w:val="en-GB"/>
              </w:rPr>
            </w:pPr>
            <w:r w:rsidRPr="00A01026">
              <w:rPr>
                <w:color w:val="FF0000"/>
                <w:lang w:val="en-GB"/>
              </w:rPr>
              <w:t>800x600</w:t>
            </w:r>
          </w:p>
        </w:tc>
        <w:tc>
          <w:tcPr>
            <w:tcW w:w="1276" w:type="dxa"/>
          </w:tcPr>
          <w:p w14:paraId="38B2D2B8" w14:textId="77777777" w:rsidR="00017403" w:rsidRPr="00A01026" w:rsidRDefault="00017403" w:rsidP="00017403">
            <w:pPr>
              <w:rPr>
                <w:color w:val="FF0000"/>
                <w:lang w:val="en-GB"/>
              </w:rPr>
            </w:pPr>
            <w:r w:rsidRPr="00A01026">
              <w:rPr>
                <w:color w:val="FF0000"/>
                <w:lang w:val="en-GB"/>
              </w:rPr>
              <w:t>FAILURE</w:t>
            </w:r>
          </w:p>
        </w:tc>
      </w:tr>
      <w:tr w:rsidR="00017403" w14:paraId="60E0F388" w14:textId="77777777" w:rsidTr="004D748E">
        <w:trPr>
          <w:jc w:val="center"/>
        </w:trPr>
        <w:tc>
          <w:tcPr>
            <w:tcW w:w="2272" w:type="dxa"/>
          </w:tcPr>
          <w:p w14:paraId="2E49C087" w14:textId="77777777" w:rsidR="00017403" w:rsidRPr="00A01026" w:rsidRDefault="00017403" w:rsidP="00017403">
            <w:pPr>
              <w:rPr>
                <w:color w:val="00B050"/>
                <w:lang w:val="en-GB"/>
              </w:rPr>
            </w:pPr>
            <w:r w:rsidRPr="00A01026">
              <w:rPr>
                <w:color w:val="00B050"/>
                <w:lang w:val="en-GB"/>
              </w:rPr>
              <w:t>TC5</w:t>
            </w:r>
          </w:p>
        </w:tc>
        <w:tc>
          <w:tcPr>
            <w:tcW w:w="999" w:type="dxa"/>
          </w:tcPr>
          <w:p w14:paraId="5E6BBAF5" w14:textId="77777777" w:rsidR="00017403" w:rsidRPr="00A01026" w:rsidRDefault="00017403" w:rsidP="00017403">
            <w:pPr>
              <w:rPr>
                <w:color w:val="00B050"/>
                <w:lang w:val="en-GB"/>
              </w:rPr>
            </w:pPr>
            <w:r w:rsidRPr="00A01026">
              <w:rPr>
                <w:color w:val="00B050"/>
                <w:lang w:val="en-GB"/>
              </w:rPr>
              <w:t>240MB</w:t>
            </w:r>
          </w:p>
        </w:tc>
        <w:tc>
          <w:tcPr>
            <w:tcW w:w="992" w:type="dxa"/>
          </w:tcPr>
          <w:p w14:paraId="65F02085" w14:textId="77777777" w:rsidR="00017403" w:rsidRPr="00A01026" w:rsidRDefault="00017403" w:rsidP="00017403">
            <w:pPr>
              <w:rPr>
                <w:color w:val="00B050"/>
                <w:lang w:val="en-GB"/>
              </w:rPr>
            </w:pPr>
            <w:r w:rsidRPr="00A01026">
              <w:rPr>
                <w:color w:val="00B050"/>
                <w:lang w:val="en-GB"/>
              </w:rPr>
              <w:t>1 core</w:t>
            </w:r>
          </w:p>
        </w:tc>
        <w:tc>
          <w:tcPr>
            <w:tcW w:w="1843" w:type="dxa"/>
          </w:tcPr>
          <w:p w14:paraId="481C6E26" w14:textId="4DA4D242" w:rsidR="00017403" w:rsidRPr="00A01026" w:rsidRDefault="007E1400" w:rsidP="00017403">
            <w:pPr>
              <w:rPr>
                <w:color w:val="00B050"/>
                <w:lang w:val="en-GB"/>
              </w:rPr>
            </w:pPr>
            <w:ins w:id="6" w:author="CRISTIAN AUGUSTO ALONSO" w:date="2019-11-07T00:42:00Z">
              <w:r w:rsidRPr="007E1400">
                <w:rPr>
                  <w:color w:val="00B050"/>
                  <w:lang w:val="en-GB"/>
                </w:rPr>
                <w:t>2560x1024</w:t>
              </w:r>
            </w:ins>
            <w:del w:id="7" w:author="CRISTIAN AUGUSTO ALONSO" w:date="2019-11-07T00:42:00Z">
              <w:r w:rsidR="00017403" w:rsidRPr="00A01026" w:rsidDel="007E1400">
                <w:rPr>
                  <w:color w:val="00B050"/>
                  <w:lang w:val="en-GB"/>
                </w:rPr>
                <w:delText>1920x1024</w:delText>
              </w:r>
            </w:del>
          </w:p>
        </w:tc>
        <w:tc>
          <w:tcPr>
            <w:tcW w:w="1276" w:type="dxa"/>
          </w:tcPr>
          <w:p w14:paraId="05BA8DDC" w14:textId="77777777" w:rsidR="00017403" w:rsidRPr="00A01026" w:rsidRDefault="00017403" w:rsidP="00017403">
            <w:pPr>
              <w:rPr>
                <w:color w:val="00B050"/>
                <w:lang w:val="en-GB"/>
              </w:rPr>
            </w:pPr>
            <w:r w:rsidRPr="00A01026">
              <w:rPr>
                <w:color w:val="00B050"/>
                <w:lang w:val="en-GB"/>
              </w:rPr>
              <w:t>SUCCEED</w:t>
            </w:r>
          </w:p>
        </w:tc>
      </w:tr>
      <w:tr w:rsidR="00017403" w14:paraId="6AB9D568" w14:textId="77777777" w:rsidTr="004D748E">
        <w:trPr>
          <w:jc w:val="center"/>
        </w:trPr>
        <w:tc>
          <w:tcPr>
            <w:tcW w:w="2272" w:type="dxa"/>
          </w:tcPr>
          <w:p w14:paraId="30EB949B" w14:textId="77777777" w:rsidR="00017403" w:rsidRPr="00A01026" w:rsidRDefault="00017403" w:rsidP="00017403">
            <w:pPr>
              <w:rPr>
                <w:color w:val="FF0000"/>
                <w:lang w:val="en-GB"/>
              </w:rPr>
            </w:pPr>
            <w:r w:rsidRPr="00A01026">
              <w:rPr>
                <w:color w:val="FF0000"/>
                <w:lang w:val="en-GB"/>
              </w:rPr>
              <w:t>TC6</w:t>
            </w:r>
          </w:p>
        </w:tc>
        <w:tc>
          <w:tcPr>
            <w:tcW w:w="999" w:type="dxa"/>
          </w:tcPr>
          <w:p w14:paraId="58B0BCDF" w14:textId="77777777" w:rsidR="00017403" w:rsidRPr="00A01026" w:rsidRDefault="00017403" w:rsidP="00017403">
            <w:pPr>
              <w:rPr>
                <w:color w:val="FF0000"/>
                <w:lang w:val="en-GB"/>
              </w:rPr>
            </w:pPr>
            <w:r w:rsidRPr="00A01026">
              <w:rPr>
                <w:color w:val="FF0000"/>
                <w:lang w:val="en-GB"/>
              </w:rPr>
              <w:t>240MB</w:t>
            </w:r>
          </w:p>
        </w:tc>
        <w:tc>
          <w:tcPr>
            <w:tcW w:w="992" w:type="dxa"/>
          </w:tcPr>
          <w:p w14:paraId="0F4AAA8E" w14:textId="77777777" w:rsidR="00017403" w:rsidRPr="00A01026" w:rsidRDefault="00017403" w:rsidP="00017403">
            <w:pPr>
              <w:rPr>
                <w:color w:val="FF0000"/>
                <w:lang w:val="en-GB"/>
              </w:rPr>
            </w:pPr>
            <w:r w:rsidRPr="00A01026">
              <w:rPr>
                <w:color w:val="FF0000"/>
                <w:lang w:val="en-GB"/>
              </w:rPr>
              <w:t>1 core</w:t>
            </w:r>
          </w:p>
        </w:tc>
        <w:tc>
          <w:tcPr>
            <w:tcW w:w="1843" w:type="dxa"/>
          </w:tcPr>
          <w:p w14:paraId="3E7DC082" w14:textId="5EA20295" w:rsidR="00017403" w:rsidRPr="00A01026" w:rsidRDefault="007E1400" w:rsidP="00017403">
            <w:pPr>
              <w:rPr>
                <w:color w:val="FF0000"/>
                <w:lang w:val="en-GB"/>
              </w:rPr>
            </w:pPr>
            <w:ins w:id="8" w:author="CRISTIAN AUGUSTO ALONSO" w:date="2019-11-07T00:42:00Z">
              <w:r w:rsidRPr="007E1400">
                <w:rPr>
                  <w:color w:val="FF0000"/>
                  <w:lang w:val="en-GB"/>
                </w:rPr>
                <w:t>1024x768</w:t>
              </w:r>
            </w:ins>
            <w:del w:id="9" w:author="CRISTIAN AUGUSTO ALONSO" w:date="2019-11-07T00:42:00Z">
              <w:r w:rsidR="00017403" w:rsidRPr="00A01026" w:rsidDel="007E1400">
                <w:rPr>
                  <w:color w:val="FF0000"/>
                  <w:lang w:val="en-GB"/>
                </w:rPr>
                <w:delText>1366x768</w:delText>
              </w:r>
            </w:del>
          </w:p>
        </w:tc>
        <w:tc>
          <w:tcPr>
            <w:tcW w:w="1276" w:type="dxa"/>
          </w:tcPr>
          <w:p w14:paraId="794F1A88" w14:textId="77777777" w:rsidR="00017403" w:rsidRPr="00A01026" w:rsidRDefault="00017403" w:rsidP="00017403">
            <w:pPr>
              <w:rPr>
                <w:color w:val="FF0000"/>
                <w:lang w:val="en-GB"/>
              </w:rPr>
            </w:pPr>
            <w:r w:rsidRPr="00A01026">
              <w:rPr>
                <w:color w:val="FF0000"/>
                <w:lang w:val="en-GB"/>
              </w:rPr>
              <w:t>FAILURE</w:t>
            </w:r>
          </w:p>
        </w:tc>
      </w:tr>
    </w:tbl>
    <w:p w14:paraId="763CD650" w14:textId="77777777" w:rsidR="00017403" w:rsidRDefault="00017403" w:rsidP="00017403">
      <w:pPr>
        <w:rPr>
          <w:lang w:val="en-GB"/>
        </w:rPr>
      </w:pPr>
    </w:p>
    <w:p w14:paraId="16F6AB9C" w14:textId="77777777" w:rsidR="0033141D" w:rsidRDefault="006A493E" w:rsidP="005453E7">
      <w:pPr>
        <w:rPr>
          <w:lang w:val="en-GB"/>
        </w:rPr>
      </w:pPr>
      <w:r>
        <w:rPr>
          <w:lang w:val="en-GB"/>
        </w:rPr>
        <w:t xml:space="preserve">The same test case in </w:t>
      </w:r>
      <w:r w:rsidR="00017403">
        <w:rPr>
          <w:lang w:val="en-GB"/>
        </w:rPr>
        <w:t>66.6% of executions fails (4 out of 6)</w:t>
      </w:r>
      <w:r>
        <w:rPr>
          <w:lang w:val="en-GB"/>
        </w:rPr>
        <w:t xml:space="preserve"> and 33.3% succeed, then the tester may not </w:t>
      </w:r>
      <w:r w:rsidR="00C6139B">
        <w:rPr>
          <w:lang w:val="en-GB"/>
        </w:rPr>
        <w:t>rely</w:t>
      </w:r>
      <w:r>
        <w:rPr>
          <w:lang w:val="en-GB"/>
        </w:rPr>
        <w:t xml:space="preserve"> on test outcomes</w:t>
      </w:r>
      <w:r w:rsidR="00017403">
        <w:rPr>
          <w:lang w:val="en-GB"/>
        </w:rPr>
        <w:t>.</w:t>
      </w:r>
      <w:r w:rsidR="00A01026">
        <w:rPr>
          <w:lang w:val="en-GB"/>
        </w:rPr>
        <w:t xml:space="preserve"> There is also difficult </w:t>
      </w:r>
      <w:r w:rsidR="005453E7">
        <w:rPr>
          <w:lang w:val="en-GB"/>
        </w:rPr>
        <w:t>t</w:t>
      </w:r>
      <w:r w:rsidR="00A01026">
        <w:rPr>
          <w:lang w:val="en-GB"/>
        </w:rPr>
        <w:t>o know what issue triggers the f</w:t>
      </w:r>
      <w:r w:rsidR="005F54CF">
        <w:rPr>
          <w:lang w:val="en-GB"/>
        </w:rPr>
        <w:t>lakiness</w:t>
      </w:r>
      <w:r w:rsidR="005453E7">
        <w:rPr>
          <w:lang w:val="en-GB"/>
        </w:rPr>
        <w:t>.</w:t>
      </w:r>
      <w:r w:rsidR="0033141D">
        <w:rPr>
          <w:lang w:val="en-GB"/>
        </w:rPr>
        <w:t xml:space="preserve"> We execute the fault localization technique obtaining:</w:t>
      </w:r>
    </w:p>
    <w:p w14:paraId="10222C8F" w14:textId="4F40D27D" w:rsidR="0033141D" w:rsidRDefault="005B55CD" w:rsidP="0033141D">
      <w:pPr>
        <w:rPr>
          <w:noProof/>
        </w:rPr>
      </w:pPr>
      <w:r w:rsidRPr="00A14DBA">
        <w:rPr>
          <w:noProof/>
        </w:rPr>
        <w:drawing>
          <wp:inline distT="0" distB="0" distL="0" distR="0" wp14:anchorId="1A691884" wp14:editId="74147105">
            <wp:extent cx="5598795" cy="21824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8795" cy="2182495"/>
                    </a:xfrm>
                    <a:prstGeom prst="rect">
                      <a:avLst/>
                    </a:prstGeom>
                    <a:noFill/>
                    <a:ln>
                      <a:noFill/>
                    </a:ln>
                  </pic:spPr>
                </pic:pic>
              </a:graphicData>
            </a:graphic>
          </wp:inline>
        </w:drawing>
      </w:r>
    </w:p>
    <w:p w14:paraId="0A1415DC" w14:textId="77777777" w:rsidR="0033141D" w:rsidRDefault="005B090C" w:rsidP="0033141D">
      <w:pPr>
        <w:rPr>
          <w:noProof/>
          <w:lang w:val="en-GB"/>
        </w:rPr>
      </w:pPr>
      <w:r>
        <w:rPr>
          <w:noProof/>
          <w:lang w:val="en-GB"/>
        </w:rPr>
        <w:t>Root cause of flakiness</w:t>
      </w:r>
      <w:r w:rsidR="0033141D" w:rsidRPr="0033141D">
        <w:rPr>
          <w:noProof/>
          <w:lang w:val="en-GB"/>
        </w:rPr>
        <w:t xml:space="preserve">: The test cases </w:t>
      </w:r>
      <w:r w:rsidR="0033141D">
        <w:rPr>
          <w:noProof/>
          <w:lang w:val="en-GB"/>
        </w:rPr>
        <w:t>tend to be flaky in low screen resolutions.</w:t>
      </w:r>
      <w:r w:rsidR="00CF32D2">
        <w:rPr>
          <w:noProof/>
          <w:lang w:val="en-GB"/>
        </w:rPr>
        <w:t xml:space="preserve"> The test case tries to push a button in the fullteaching applications, but the button can be hidden inside of responsive menu depeding on screen resolution</w:t>
      </w:r>
      <w:r w:rsidR="000A2B73">
        <w:rPr>
          <w:noProof/>
          <w:lang w:val="en-GB"/>
        </w:rPr>
        <w:t>s</w:t>
      </w:r>
      <w:r w:rsidR="00CF32D2">
        <w:rPr>
          <w:noProof/>
          <w:lang w:val="en-GB"/>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411"/>
      </w:tblGrid>
      <w:tr w:rsidR="00CF32D2" w:rsidRPr="00ED2D95" w14:paraId="1454D95E" w14:textId="77777777" w:rsidTr="00CF32D2">
        <w:tc>
          <w:tcPr>
            <w:tcW w:w="4489" w:type="dxa"/>
          </w:tcPr>
          <w:p w14:paraId="3F975D55" w14:textId="052CE90D" w:rsidR="00CF32D2" w:rsidRPr="00ED2D95" w:rsidDel="00D15E31" w:rsidRDefault="00CF32D2">
            <w:pPr>
              <w:keepNext/>
              <w:rPr>
                <w:del w:id="10" w:author="CRISTIAN AUGUSTO ALONSO" w:date="2019-11-07T00:29:00Z"/>
                <w:lang w:val="en-US"/>
                <w:rPrChange w:id="11" w:author="CRISTIAN AUGUSTO ALONSO" w:date="2019-11-07T00:39:00Z">
                  <w:rPr>
                    <w:del w:id="12" w:author="CRISTIAN AUGUSTO ALONSO" w:date="2019-11-07T00:29:00Z"/>
                  </w:rPr>
                </w:rPrChange>
              </w:rPr>
            </w:pPr>
            <w:commentRangeStart w:id="13"/>
            <w:commentRangeEnd w:id="13"/>
            <w:r>
              <w:rPr>
                <w:rStyle w:val="Refdecomentario"/>
              </w:rPr>
              <w:commentReference w:id="13"/>
            </w:r>
          </w:p>
          <w:p w14:paraId="2CE45980" w14:textId="30A7B2DE" w:rsidR="00CF32D2" w:rsidRPr="00CF32D2" w:rsidRDefault="00CF32D2">
            <w:pPr>
              <w:keepNext/>
              <w:rPr>
                <w:noProof/>
                <w:lang w:val="en-GB"/>
              </w:rPr>
              <w:pPrChange w:id="14" w:author="CRISTIAN AUGUSTO ALONSO" w:date="2019-11-07T00:29:00Z">
                <w:pPr>
                  <w:pStyle w:val="Descripcin"/>
                  <w:jc w:val="center"/>
                </w:pPr>
              </w:pPrChange>
            </w:pPr>
            <w:del w:id="15" w:author="CRISTIAN AUGUSTO ALONSO" w:date="2019-11-07T00:29:00Z">
              <w:r w:rsidRPr="00CF32D2" w:rsidDel="00D15E31">
                <w:rPr>
                  <w:lang w:val="en-GB"/>
                </w:rPr>
                <w:delText xml:space="preserve">Fig. </w:delText>
              </w:r>
              <w:r w:rsidRPr="00CF32D2" w:rsidDel="00D15E31">
                <w:rPr>
                  <w:lang w:val="en-GB"/>
                </w:rPr>
                <w:fldChar w:fldCharType="begin"/>
              </w:r>
              <w:r w:rsidRPr="00CF32D2" w:rsidDel="00D15E31">
                <w:rPr>
                  <w:lang w:val="en-GB"/>
                </w:rPr>
                <w:delInstrText xml:space="preserve"> SEQ Fig. \* ARABIC </w:delInstrText>
              </w:r>
              <w:r w:rsidRPr="00CF32D2" w:rsidDel="00D15E31">
                <w:rPr>
                  <w:lang w:val="en-GB"/>
                </w:rPr>
                <w:fldChar w:fldCharType="separate"/>
              </w:r>
              <w:r w:rsidDel="00D15E31">
                <w:rPr>
                  <w:noProof/>
                  <w:lang w:val="en-GB"/>
                </w:rPr>
                <w:delText>1</w:delText>
              </w:r>
              <w:r w:rsidRPr="00CF32D2" w:rsidDel="00D15E31">
                <w:rPr>
                  <w:lang w:val="en-GB"/>
                </w:rPr>
                <w:fldChar w:fldCharType="end"/>
              </w:r>
              <w:r w:rsidRPr="00CF32D2" w:rsidDel="00D15E31">
                <w:rPr>
                  <w:lang w:val="en-GB"/>
                </w:rPr>
                <w:delText>. Screen resolution of 800x600</w:delText>
              </w:r>
              <w:r w:rsidR="00317AD7" w:rsidDel="00D15E31">
                <w:rPr>
                  <w:lang w:val="en-GB"/>
                </w:rPr>
                <w:delText xml:space="preserve"> (unmaximized browser)</w:delText>
              </w:r>
            </w:del>
          </w:p>
        </w:tc>
        <w:tc>
          <w:tcPr>
            <w:tcW w:w="4489" w:type="dxa"/>
          </w:tcPr>
          <w:p w14:paraId="4F4A5240" w14:textId="37B763E8" w:rsidR="00CF32D2" w:rsidRPr="00ED2D95" w:rsidRDefault="00CF32D2" w:rsidP="00CF32D2">
            <w:pPr>
              <w:keepNext/>
              <w:rPr>
                <w:lang w:val="en-US"/>
                <w:rPrChange w:id="16" w:author="CRISTIAN AUGUSTO ALONSO" w:date="2019-11-07T00:39:00Z">
                  <w:rPr/>
                </w:rPrChange>
              </w:rPr>
            </w:pPr>
            <w:commentRangeStart w:id="17"/>
            <w:commentRangeEnd w:id="17"/>
            <w:r>
              <w:rPr>
                <w:rStyle w:val="Refdecomentario"/>
              </w:rPr>
              <w:commentReference w:id="17"/>
            </w:r>
          </w:p>
          <w:p w14:paraId="7142376A" w14:textId="2617A3BD" w:rsidR="00CF32D2" w:rsidRDefault="00CF32D2" w:rsidP="00CF32D2">
            <w:pPr>
              <w:pStyle w:val="Descripcin"/>
              <w:rPr>
                <w:noProof/>
                <w:lang w:val="en-GB"/>
              </w:rPr>
            </w:pPr>
          </w:p>
        </w:tc>
      </w:tr>
      <w:tr w:rsidR="00CF32D2" w:rsidRPr="00ED2D95" w14:paraId="7D09FE48" w14:textId="77777777" w:rsidTr="00CF32D2">
        <w:tc>
          <w:tcPr>
            <w:tcW w:w="8978" w:type="dxa"/>
            <w:gridSpan w:val="2"/>
          </w:tcPr>
          <w:p w14:paraId="1623A85E" w14:textId="10FEB50C" w:rsidR="00CF32D2" w:rsidRPr="00ED2D95" w:rsidRDefault="00CF32D2" w:rsidP="00CF32D2">
            <w:pPr>
              <w:keepNext/>
              <w:spacing w:before="240"/>
              <w:rPr>
                <w:lang w:val="en-US"/>
                <w:rPrChange w:id="18" w:author="CRISTIAN AUGUSTO ALONSO" w:date="2019-11-07T00:39:00Z">
                  <w:rPr/>
                </w:rPrChange>
              </w:rPr>
            </w:pPr>
            <w:commentRangeStart w:id="19"/>
            <w:commentRangeEnd w:id="19"/>
            <w:r>
              <w:rPr>
                <w:rStyle w:val="Refdecomentario"/>
              </w:rPr>
              <w:commentReference w:id="19"/>
            </w:r>
          </w:p>
          <w:p w14:paraId="70FEE0FB" w14:textId="55CACBD2" w:rsidR="00CF32D2" w:rsidRDefault="00CF32D2" w:rsidP="00CF32D2">
            <w:pPr>
              <w:pStyle w:val="Descripcin"/>
              <w:jc w:val="center"/>
              <w:rPr>
                <w:noProof/>
                <w:lang w:val="en-GB"/>
              </w:rPr>
            </w:pPr>
          </w:p>
        </w:tc>
      </w:tr>
    </w:tbl>
    <w:p w14:paraId="036D0F2A" w14:textId="77777777" w:rsidR="00CF32D2" w:rsidRDefault="00CF32D2" w:rsidP="0033141D">
      <w:pPr>
        <w:rPr>
          <w:noProof/>
          <w:lang w:val="en-GB"/>
        </w:rPr>
      </w:pPr>
    </w:p>
    <w:tbl>
      <w:tblPr>
        <w:tblStyle w:val="Tablaconcuadrcula"/>
        <w:tblW w:w="0" w:type="auto"/>
        <w:tblLook w:val="04A0" w:firstRow="1" w:lastRow="0" w:firstColumn="1" w:lastColumn="0" w:noHBand="0" w:noVBand="1"/>
      </w:tblPr>
      <w:tblGrid>
        <w:gridCol w:w="4364"/>
        <w:gridCol w:w="4464"/>
      </w:tblGrid>
      <w:tr w:rsidR="00800CD2" w14:paraId="5AF986A7" w14:textId="77777777" w:rsidTr="00800CD2">
        <w:tc>
          <w:tcPr>
            <w:tcW w:w="3932" w:type="dxa"/>
          </w:tcPr>
          <w:p w14:paraId="4CC81B10" w14:textId="394E5F53" w:rsidR="00D15E31" w:rsidRDefault="00D15E31" w:rsidP="00DE1CBE">
            <w:pPr>
              <w:jc w:val="both"/>
              <w:rPr>
                <w:noProof/>
                <w:lang w:val="en-GB"/>
              </w:rPr>
            </w:pPr>
            <w:r w:rsidRPr="00A14DBA">
              <w:rPr>
                <w:noProof/>
              </w:rPr>
              <w:lastRenderedPageBreak/>
              <w:drawing>
                <wp:inline distT="0" distB="0" distL="0" distR="0" wp14:anchorId="0EABB372" wp14:editId="09C48178">
                  <wp:extent cx="2634018" cy="1975514"/>
                  <wp:effectExtent l="0" t="0" r="0" b="5715"/>
                  <wp:docPr id="1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2"/>
                          <a:stretch>
                            <a:fillRect/>
                          </a:stretch>
                        </pic:blipFill>
                        <pic:spPr bwMode="auto">
                          <a:xfrm>
                            <a:off x="0" y="0"/>
                            <a:ext cx="2660046" cy="1995035"/>
                          </a:xfrm>
                          <a:prstGeom prst="rect">
                            <a:avLst/>
                          </a:prstGeom>
                          <a:noFill/>
                          <a:ln>
                            <a:noFill/>
                          </a:ln>
                        </pic:spPr>
                      </pic:pic>
                    </a:graphicData>
                  </a:graphic>
                </wp:inline>
              </w:drawing>
            </w:r>
          </w:p>
        </w:tc>
        <w:tc>
          <w:tcPr>
            <w:tcW w:w="4896" w:type="dxa"/>
          </w:tcPr>
          <w:p w14:paraId="33C30091" w14:textId="1D94CCBE" w:rsidR="00D15E31" w:rsidRDefault="00415BB9" w:rsidP="00DE1CBE">
            <w:pPr>
              <w:jc w:val="both"/>
              <w:rPr>
                <w:noProof/>
                <w:lang w:val="en-GB"/>
              </w:rPr>
            </w:pPr>
            <w:r w:rsidRPr="00A14DBA">
              <w:rPr>
                <w:noProof/>
              </w:rPr>
              <w:drawing>
                <wp:inline distT="0" distB="0" distL="0" distR="0" wp14:anchorId="707F6438" wp14:editId="71C08604">
                  <wp:extent cx="2640842" cy="1980632"/>
                  <wp:effectExtent l="0" t="0" r="7620" b="635"/>
                  <wp:docPr id="1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3"/>
                          <a:stretch>
                            <a:fillRect/>
                          </a:stretch>
                        </pic:blipFill>
                        <pic:spPr bwMode="auto">
                          <a:xfrm>
                            <a:off x="0" y="0"/>
                            <a:ext cx="2659909" cy="1994932"/>
                          </a:xfrm>
                          <a:prstGeom prst="rect">
                            <a:avLst/>
                          </a:prstGeom>
                          <a:noFill/>
                          <a:ln>
                            <a:noFill/>
                          </a:ln>
                        </pic:spPr>
                      </pic:pic>
                    </a:graphicData>
                  </a:graphic>
                </wp:inline>
              </w:drawing>
            </w:r>
          </w:p>
        </w:tc>
      </w:tr>
      <w:tr w:rsidR="00800CD2" w:rsidRPr="00ED2D95" w14:paraId="4FBA4CAA" w14:textId="77777777" w:rsidTr="00800CD2">
        <w:tc>
          <w:tcPr>
            <w:tcW w:w="3932" w:type="dxa"/>
          </w:tcPr>
          <w:p w14:paraId="101A5D32" w14:textId="77777777" w:rsidR="00D15E31" w:rsidRDefault="00D15E31" w:rsidP="00D15E31">
            <w:pPr>
              <w:keepNext/>
            </w:pPr>
          </w:p>
          <w:p w14:paraId="31AF958D" w14:textId="5E761144" w:rsidR="00D15E31" w:rsidRDefault="00D15E31" w:rsidP="00D15E31">
            <w:pPr>
              <w:jc w:val="both"/>
              <w:rPr>
                <w:noProof/>
                <w:lang w:val="en-GB"/>
              </w:rPr>
            </w:pPr>
            <w:r w:rsidRPr="00CF32D2">
              <w:rPr>
                <w:lang w:val="en-GB"/>
              </w:rPr>
              <w:t xml:space="preserve">Fig. </w:t>
            </w:r>
            <w:r w:rsidRPr="00CF32D2">
              <w:rPr>
                <w:lang w:val="en-GB"/>
              </w:rPr>
              <w:fldChar w:fldCharType="begin"/>
            </w:r>
            <w:r w:rsidRPr="00CF32D2">
              <w:rPr>
                <w:lang w:val="en-GB"/>
              </w:rPr>
              <w:instrText xml:space="preserve"> SEQ Fig. \* ARABIC </w:instrText>
            </w:r>
            <w:r w:rsidRPr="00CF32D2">
              <w:rPr>
                <w:lang w:val="en-GB"/>
              </w:rPr>
              <w:fldChar w:fldCharType="separate"/>
            </w:r>
            <w:r>
              <w:rPr>
                <w:noProof/>
                <w:lang w:val="en-GB"/>
              </w:rPr>
              <w:t>1</w:t>
            </w:r>
            <w:r w:rsidRPr="00CF32D2">
              <w:rPr>
                <w:lang w:val="en-GB"/>
              </w:rPr>
              <w:fldChar w:fldCharType="end"/>
            </w:r>
            <w:r w:rsidRPr="00CF32D2">
              <w:rPr>
                <w:lang w:val="en-GB"/>
              </w:rPr>
              <w:t>. Screen resolution of 800x600</w:t>
            </w:r>
            <w:r>
              <w:rPr>
                <w:lang w:val="en-GB"/>
              </w:rPr>
              <w:t xml:space="preserve"> (unmaximized browser)</w:t>
            </w:r>
          </w:p>
        </w:tc>
        <w:tc>
          <w:tcPr>
            <w:tcW w:w="4896" w:type="dxa"/>
          </w:tcPr>
          <w:p w14:paraId="380916BE" w14:textId="46524936" w:rsidR="00D15E31" w:rsidRDefault="00415BB9" w:rsidP="00DE1CBE">
            <w:pPr>
              <w:jc w:val="both"/>
              <w:rPr>
                <w:noProof/>
                <w:lang w:val="en-GB"/>
              </w:rPr>
            </w:pPr>
            <w:r w:rsidRPr="00CF32D2">
              <w:rPr>
                <w:lang w:val="en-GB"/>
              </w:rPr>
              <w:t xml:space="preserve">Fig. </w:t>
            </w:r>
            <w:r w:rsidRPr="00CF32D2">
              <w:rPr>
                <w:lang w:val="en-GB"/>
              </w:rPr>
              <w:fldChar w:fldCharType="begin"/>
            </w:r>
            <w:r w:rsidRPr="00CF32D2">
              <w:rPr>
                <w:lang w:val="en-GB"/>
              </w:rPr>
              <w:instrText xml:space="preserve"> SEQ Fig. \* ARABIC </w:instrText>
            </w:r>
            <w:r w:rsidRPr="00CF32D2">
              <w:rPr>
                <w:lang w:val="en-GB"/>
              </w:rPr>
              <w:fldChar w:fldCharType="separate"/>
            </w:r>
            <w:r w:rsidRPr="00CF32D2">
              <w:rPr>
                <w:noProof/>
                <w:lang w:val="en-GB"/>
              </w:rPr>
              <w:t>2</w:t>
            </w:r>
            <w:r w:rsidRPr="00CF32D2">
              <w:rPr>
                <w:lang w:val="en-GB"/>
              </w:rPr>
              <w:fldChar w:fldCharType="end"/>
            </w:r>
            <w:r w:rsidRPr="00CF32D2">
              <w:rPr>
                <w:lang w:val="en-GB"/>
              </w:rPr>
              <w:t>. Screen resolution of 1</w:t>
            </w:r>
            <w:r w:rsidR="004F0892">
              <w:rPr>
                <w:lang w:val="en-GB"/>
              </w:rPr>
              <w:t>024</w:t>
            </w:r>
            <w:r w:rsidRPr="00CF32D2">
              <w:rPr>
                <w:lang w:val="en-GB"/>
              </w:rPr>
              <w:t>x768</w:t>
            </w:r>
            <w:r>
              <w:rPr>
                <w:lang w:val="en-GB"/>
              </w:rPr>
              <w:t xml:space="preserve"> (unmaximized browser)</w:t>
            </w:r>
          </w:p>
        </w:tc>
      </w:tr>
      <w:tr w:rsidR="00800CD2" w14:paraId="3D72EC90" w14:textId="77777777" w:rsidTr="0069677C">
        <w:tc>
          <w:tcPr>
            <w:tcW w:w="8828" w:type="dxa"/>
            <w:gridSpan w:val="2"/>
          </w:tcPr>
          <w:p w14:paraId="249E2E33" w14:textId="77777777" w:rsidR="00800CD2" w:rsidRDefault="00800CD2" w:rsidP="00DE1CBE">
            <w:pPr>
              <w:jc w:val="both"/>
              <w:rPr>
                <w:noProof/>
                <w:lang w:val="en-GB"/>
              </w:rPr>
            </w:pPr>
            <w:del w:id="20" w:author="CRISTIAN AUGUSTO ALONSO" w:date="2019-11-07T00:39:00Z">
              <w:r w:rsidDel="00BD5664">
                <w:rPr>
                  <w:noProof/>
                </w:rPr>
                <w:drawing>
                  <wp:inline distT="0" distB="0" distL="0" distR="0" wp14:anchorId="0BC38878" wp14:editId="5C4195FC">
                    <wp:extent cx="2389517" cy="19112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7168" cy="1925353"/>
                            </a:xfrm>
                            <a:prstGeom prst="rect">
                              <a:avLst/>
                            </a:prstGeom>
                            <a:noFill/>
                            <a:ln>
                              <a:noFill/>
                            </a:ln>
                          </pic:spPr>
                        </pic:pic>
                      </a:graphicData>
                    </a:graphic>
                  </wp:inline>
                </w:drawing>
              </w:r>
            </w:del>
          </w:p>
          <w:p w14:paraId="034D0985" w14:textId="3D028467" w:rsidR="00800CD2" w:rsidRDefault="00800CD2" w:rsidP="00DE1CBE">
            <w:pPr>
              <w:jc w:val="both"/>
              <w:rPr>
                <w:noProof/>
                <w:lang w:val="en-GB"/>
              </w:rPr>
            </w:pPr>
            <w:r>
              <w:rPr>
                <w:noProof/>
              </w:rPr>
              <w:drawing>
                <wp:inline distT="0" distB="0" distL="0" distR="0" wp14:anchorId="13A42030" wp14:editId="172D13A5">
                  <wp:extent cx="5308979" cy="2239407"/>
                  <wp:effectExtent l="0" t="0" r="635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5321" cy="2288482"/>
                          </a:xfrm>
                          <a:prstGeom prst="rect">
                            <a:avLst/>
                          </a:prstGeom>
                          <a:noFill/>
                          <a:ln>
                            <a:noFill/>
                          </a:ln>
                        </pic:spPr>
                      </pic:pic>
                    </a:graphicData>
                  </a:graphic>
                </wp:inline>
              </w:drawing>
            </w:r>
          </w:p>
        </w:tc>
      </w:tr>
      <w:tr w:rsidR="00800CD2" w:rsidRPr="00ED2D95" w14:paraId="0C71ED8E" w14:textId="77777777" w:rsidTr="00960335">
        <w:tc>
          <w:tcPr>
            <w:tcW w:w="8828" w:type="dxa"/>
            <w:gridSpan w:val="2"/>
          </w:tcPr>
          <w:p w14:paraId="5D026BFD" w14:textId="77777777" w:rsidR="00800CD2" w:rsidRDefault="00800CD2" w:rsidP="00DE1CBE">
            <w:pPr>
              <w:jc w:val="both"/>
              <w:rPr>
                <w:noProof/>
                <w:lang w:val="en-GB"/>
              </w:rPr>
            </w:pPr>
            <w:del w:id="21" w:author="CRISTIAN AUGUSTO ALONSO" w:date="2019-11-07T00:39:00Z">
              <w:r w:rsidRPr="00CF32D2" w:rsidDel="00BD5664">
                <w:rPr>
                  <w:lang w:val="en-GB"/>
                </w:rPr>
                <w:delText xml:space="preserve">Fig. </w:delText>
              </w:r>
              <w:r w:rsidRPr="00CF32D2" w:rsidDel="00BD5664">
                <w:rPr>
                  <w:lang w:val="en-GB"/>
                </w:rPr>
                <w:fldChar w:fldCharType="begin"/>
              </w:r>
              <w:r w:rsidRPr="00800CD2" w:rsidDel="00BD5664">
                <w:rPr>
                  <w:lang w:val="en-GB"/>
                </w:rPr>
                <w:delInstrText xml:space="preserve"> SEQ Fig. \* ARABIC </w:delInstrText>
              </w:r>
              <w:r w:rsidRPr="00CF32D2" w:rsidDel="00BD5664">
                <w:rPr>
                  <w:lang w:val="en-GB"/>
                </w:rPr>
                <w:fldChar w:fldCharType="separate"/>
              </w:r>
              <w:r w:rsidRPr="00CF32D2" w:rsidDel="00BD5664">
                <w:rPr>
                  <w:noProof/>
                  <w:lang w:val="en-GB"/>
                </w:rPr>
                <w:delText>3</w:delText>
              </w:r>
              <w:r w:rsidRPr="00CF32D2" w:rsidDel="00BD5664">
                <w:rPr>
                  <w:lang w:val="en-GB"/>
                </w:rPr>
                <w:fldChar w:fldCharType="end"/>
              </w:r>
              <w:r w:rsidRPr="00CF32D2" w:rsidDel="00BD5664">
                <w:rPr>
                  <w:lang w:val="en-GB"/>
                </w:rPr>
                <w:delText>. Screen resolution of 1</w:delText>
              </w:r>
              <w:r w:rsidDel="00BD5664">
                <w:rPr>
                  <w:lang w:val="en-GB"/>
                </w:rPr>
                <w:delText>280</w:delText>
              </w:r>
              <w:r w:rsidRPr="00CF32D2" w:rsidDel="00BD5664">
                <w:rPr>
                  <w:lang w:val="en-GB"/>
                </w:rPr>
                <w:delText>x1024</w:delText>
              </w:r>
              <w:r w:rsidDel="00BD5664">
                <w:rPr>
                  <w:lang w:val="en-GB"/>
                </w:rPr>
                <w:delText xml:space="preserve"> (unmaximized browser)</w:delText>
              </w:r>
            </w:del>
          </w:p>
          <w:p w14:paraId="3D1291D8" w14:textId="7D9F22AE" w:rsidR="00800CD2" w:rsidRDefault="00800CD2" w:rsidP="00DE1CBE">
            <w:pPr>
              <w:jc w:val="both"/>
              <w:rPr>
                <w:noProof/>
                <w:lang w:val="en-GB"/>
              </w:rPr>
            </w:pPr>
            <w:r w:rsidRPr="00CF32D2">
              <w:rPr>
                <w:lang w:val="en-GB"/>
              </w:rPr>
              <w:t xml:space="preserve">Fig. </w:t>
            </w:r>
            <w:r w:rsidRPr="00CF32D2">
              <w:rPr>
                <w:lang w:val="en-GB"/>
              </w:rPr>
              <w:fldChar w:fldCharType="begin"/>
            </w:r>
            <w:r w:rsidRPr="00CF32D2">
              <w:rPr>
                <w:lang w:val="en-GB"/>
              </w:rPr>
              <w:instrText xml:space="preserve"> SEQ Fig. \* ARABIC </w:instrText>
            </w:r>
            <w:r w:rsidRPr="00CF32D2">
              <w:rPr>
                <w:lang w:val="en-GB"/>
              </w:rPr>
              <w:fldChar w:fldCharType="separate"/>
            </w:r>
            <w:r>
              <w:rPr>
                <w:noProof/>
                <w:lang w:val="en-GB"/>
              </w:rPr>
              <w:t>4</w:t>
            </w:r>
            <w:r w:rsidRPr="00CF32D2">
              <w:rPr>
                <w:lang w:val="en-GB"/>
              </w:rPr>
              <w:fldChar w:fldCharType="end"/>
            </w:r>
            <w:r w:rsidRPr="00CF32D2">
              <w:rPr>
                <w:lang w:val="en-GB"/>
              </w:rPr>
              <w:t xml:space="preserve">. Screen resolution of </w:t>
            </w:r>
            <w:r>
              <w:rPr>
                <w:lang w:val="en-GB"/>
              </w:rPr>
              <w:t>2560</w:t>
            </w:r>
            <w:r w:rsidRPr="00CF32D2">
              <w:rPr>
                <w:lang w:val="en-GB"/>
              </w:rPr>
              <w:t>x102</w:t>
            </w:r>
            <w:ins w:id="22" w:author="CRISTIAN AUGUSTO ALONSO" w:date="2019-11-07T00:30:00Z">
              <w:r>
                <w:rPr>
                  <w:lang w:val="en-GB"/>
                </w:rPr>
                <w:t>4</w:t>
              </w:r>
            </w:ins>
            <w:del w:id="23" w:author="CRISTIAN AUGUSTO ALONSO" w:date="2019-11-07T00:30:00Z">
              <w:r w:rsidRPr="00CF32D2" w:rsidDel="00E71B39">
                <w:rPr>
                  <w:lang w:val="en-GB"/>
                </w:rPr>
                <w:delText>4</w:delText>
              </w:r>
            </w:del>
            <w:r>
              <w:rPr>
                <w:lang w:val="en-GB"/>
              </w:rPr>
              <w:t xml:space="preserve"> (unmaximized browser)</w:t>
            </w:r>
          </w:p>
        </w:tc>
      </w:tr>
    </w:tbl>
    <w:p w14:paraId="0DA4F4E2" w14:textId="77777777" w:rsidR="00D15E31" w:rsidRDefault="00D15E31" w:rsidP="00DE1CBE">
      <w:pPr>
        <w:jc w:val="both"/>
        <w:rPr>
          <w:noProof/>
          <w:lang w:val="en-GB"/>
        </w:rPr>
      </w:pPr>
    </w:p>
    <w:p w14:paraId="71044BDF" w14:textId="77777777" w:rsidR="00D15E31" w:rsidRDefault="00D15E31" w:rsidP="00DE1CBE">
      <w:pPr>
        <w:jc w:val="both"/>
        <w:rPr>
          <w:noProof/>
          <w:lang w:val="en-GB"/>
        </w:rPr>
      </w:pPr>
    </w:p>
    <w:p w14:paraId="3B0AB7BB" w14:textId="77777777" w:rsidR="00D15E31" w:rsidRDefault="00D15E31" w:rsidP="00DE1CBE">
      <w:pPr>
        <w:jc w:val="both"/>
        <w:rPr>
          <w:noProof/>
          <w:lang w:val="en-GB"/>
        </w:rPr>
      </w:pPr>
    </w:p>
    <w:p w14:paraId="57D8CD25" w14:textId="77777777" w:rsidR="00D15E31" w:rsidRDefault="00D15E31" w:rsidP="00DE1CBE">
      <w:pPr>
        <w:jc w:val="both"/>
        <w:rPr>
          <w:noProof/>
          <w:lang w:val="en-GB"/>
        </w:rPr>
      </w:pPr>
    </w:p>
    <w:p w14:paraId="09EB6D3E" w14:textId="25375C33" w:rsidR="00DE1CBE" w:rsidRDefault="00CF32D2" w:rsidP="00DE1CBE">
      <w:pPr>
        <w:jc w:val="both"/>
        <w:rPr>
          <w:noProof/>
          <w:lang w:val="en-GB"/>
        </w:rPr>
      </w:pPr>
      <w:r>
        <w:rPr>
          <w:noProof/>
          <w:lang w:val="en-GB"/>
        </w:rPr>
        <w:t>We can observe</w:t>
      </w:r>
      <w:r w:rsidR="00DE1CBE">
        <w:rPr>
          <w:noProof/>
          <w:lang w:val="en-GB"/>
        </w:rPr>
        <w:t xml:space="preserve"> that the button COURSE appears in high resolution because there are enough window to place all butons. In lower resolution the tests cases fail when try to push the button COURSE because all buttons are hidden inside of resposive menu due a no enough window to place these buttons. However, we can observe that the test cases are executed in unmaximized browser. Executing the test cases in maximized </w:t>
      </w:r>
      <w:r w:rsidR="000A2B73">
        <w:rPr>
          <w:noProof/>
          <w:lang w:val="en-GB"/>
        </w:rPr>
        <w:t>browser</w:t>
      </w:r>
      <w:r w:rsidR="00DE1CBE">
        <w:rPr>
          <w:noProof/>
          <w:lang w:val="en-GB"/>
        </w:rPr>
        <w:t xml:space="preserve"> can reduce the flakiness because the browser will have more space to place the button.</w:t>
      </w:r>
    </w:p>
    <w:p w14:paraId="27CA92BB" w14:textId="77777777" w:rsidR="00E2439A" w:rsidRDefault="00E2439A" w:rsidP="00E2439A">
      <w:pPr>
        <w:pStyle w:val="Ttulo1"/>
        <w:rPr>
          <w:noProof/>
          <w:lang w:val="en-GB"/>
        </w:rPr>
      </w:pPr>
      <w:r>
        <w:rPr>
          <w:noProof/>
          <w:lang w:val="en-GB"/>
        </w:rPr>
        <w:lastRenderedPageBreak/>
        <w:t>Second execution: Test case in maximized browser</w:t>
      </w:r>
    </w:p>
    <w:p w14:paraId="216BD40C" w14:textId="77777777" w:rsidR="00E2439A" w:rsidRDefault="001D664B" w:rsidP="00E2439A">
      <w:pPr>
        <w:rPr>
          <w:lang w:val="en-GB"/>
        </w:rPr>
      </w:pPr>
      <w:r>
        <w:rPr>
          <w:lang w:val="en-GB"/>
        </w:rPr>
        <w:t>In order to fix or reduce the flakiness we have modified the test case to</w:t>
      </w:r>
      <w:r w:rsidR="000A2B73">
        <w:rPr>
          <w:lang w:val="en-GB"/>
        </w:rPr>
        <w:t xml:space="preserve"> execute the functionality in maximized browser.</w:t>
      </w:r>
      <w:r w:rsidR="005B090C">
        <w:rPr>
          <w:lang w:val="en-GB"/>
        </w:rPr>
        <w:t xml:space="preserve"> We observed that the flakiness is reduced, but there still some flakiness. We executed again our fault localization technique:</w:t>
      </w:r>
    </w:p>
    <w:p w14:paraId="40B2881B" w14:textId="0B9CBF80" w:rsidR="005B090C" w:rsidRPr="00E2439A" w:rsidRDefault="005B55CD" w:rsidP="00E2439A">
      <w:pPr>
        <w:rPr>
          <w:lang w:val="en-GB"/>
        </w:rPr>
      </w:pPr>
      <w:r w:rsidRPr="00A14DBA">
        <w:rPr>
          <w:noProof/>
        </w:rPr>
        <w:drawing>
          <wp:inline distT="0" distB="0" distL="0" distR="0" wp14:anchorId="474C9891" wp14:editId="73151A3E">
            <wp:extent cx="5529580" cy="218249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9580" cy="2182495"/>
                    </a:xfrm>
                    <a:prstGeom prst="rect">
                      <a:avLst/>
                    </a:prstGeom>
                    <a:noFill/>
                    <a:ln>
                      <a:noFill/>
                    </a:ln>
                  </pic:spPr>
                </pic:pic>
              </a:graphicData>
            </a:graphic>
          </wp:inline>
        </w:drawing>
      </w:r>
    </w:p>
    <w:p w14:paraId="1C1C530C" w14:textId="423CA6BF" w:rsidR="0033141D" w:rsidDel="00800CD2" w:rsidRDefault="005B090C" w:rsidP="005B090C">
      <w:pPr>
        <w:rPr>
          <w:del w:id="24" w:author="CRISTIAN AUGUSTO ALONSO" w:date="2019-11-07T00:40:00Z"/>
          <w:noProof/>
          <w:lang w:val="en-GB"/>
        </w:rPr>
      </w:pPr>
      <w:r>
        <w:rPr>
          <w:noProof/>
          <w:lang w:val="en-GB"/>
        </w:rPr>
        <w:t>The root cause of flakiness is still the low resolutions (800x600). However, the test case stop to fail in 1366x768 resolution because the maximization of the window provides more space to place the buttons. However, in the 800x600 resolution there is no enough resolution an the button is still hidden in the resposive menu:</w:t>
      </w:r>
    </w:p>
    <w:p w14:paraId="2BD5D0D1" w14:textId="44B8BD30" w:rsidR="00E75336" w:rsidRDefault="00E75336" w:rsidP="005B090C">
      <w:pPr>
        <w:rPr>
          <w:noProof/>
          <w:lang w:val="en-GB"/>
        </w:rPr>
      </w:pPr>
    </w:p>
    <w:tbl>
      <w:tblPr>
        <w:tblStyle w:val="Tablaconcuadrcula"/>
        <w:tblW w:w="8992" w:type="dxa"/>
        <w:tblInd w:w="-5" w:type="dxa"/>
        <w:tblLook w:val="04A0" w:firstRow="1" w:lastRow="0" w:firstColumn="1" w:lastColumn="0" w:noHBand="0" w:noVBand="1"/>
      </w:tblPr>
      <w:tblGrid>
        <w:gridCol w:w="4006"/>
        <w:gridCol w:w="4986"/>
      </w:tblGrid>
      <w:tr w:rsidR="00E75336" w14:paraId="472171B9" w14:textId="77777777" w:rsidTr="00ED2D95">
        <w:tc>
          <w:tcPr>
            <w:tcW w:w="4006" w:type="dxa"/>
          </w:tcPr>
          <w:p w14:paraId="47F589B0" w14:textId="77777777" w:rsidR="00E75336" w:rsidRDefault="00E75336" w:rsidP="00705D53">
            <w:pPr>
              <w:jc w:val="both"/>
              <w:rPr>
                <w:noProof/>
                <w:lang w:val="en-GB"/>
              </w:rPr>
            </w:pPr>
            <w:r w:rsidRPr="00A14DBA">
              <w:rPr>
                <w:noProof/>
              </w:rPr>
              <w:drawing>
                <wp:inline distT="0" distB="0" distL="0" distR="0" wp14:anchorId="23AB8320" wp14:editId="022E7FBC">
                  <wp:extent cx="2346113" cy="1759584"/>
                  <wp:effectExtent l="0" t="0" r="0" b="0"/>
                  <wp:docPr id="1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7"/>
                          <a:stretch>
                            <a:fillRect/>
                          </a:stretch>
                        </pic:blipFill>
                        <pic:spPr bwMode="auto">
                          <a:xfrm>
                            <a:off x="0" y="0"/>
                            <a:ext cx="2346113" cy="1759584"/>
                          </a:xfrm>
                          <a:prstGeom prst="rect">
                            <a:avLst/>
                          </a:prstGeom>
                          <a:noFill/>
                          <a:ln>
                            <a:noFill/>
                          </a:ln>
                        </pic:spPr>
                      </pic:pic>
                    </a:graphicData>
                  </a:graphic>
                </wp:inline>
              </w:drawing>
            </w:r>
          </w:p>
        </w:tc>
        <w:tc>
          <w:tcPr>
            <w:tcW w:w="4986" w:type="dxa"/>
          </w:tcPr>
          <w:p w14:paraId="31AFFA48" w14:textId="77777777" w:rsidR="00E75336" w:rsidRDefault="00E75336" w:rsidP="00705D53">
            <w:pPr>
              <w:jc w:val="both"/>
              <w:rPr>
                <w:noProof/>
                <w:lang w:val="en-GB"/>
              </w:rPr>
            </w:pPr>
            <w:r w:rsidRPr="00A14DBA">
              <w:rPr>
                <w:noProof/>
              </w:rPr>
              <w:drawing>
                <wp:inline distT="0" distB="0" distL="0" distR="0" wp14:anchorId="68C34850" wp14:editId="54A76002">
                  <wp:extent cx="2346113" cy="1759584"/>
                  <wp:effectExtent l="0" t="0" r="0" b="0"/>
                  <wp:docPr id="1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8"/>
                          <a:stretch>
                            <a:fillRect/>
                          </a:stretch>
                        </pic:blipFill>
                        <pic:spPr bwMode="auto">
                          <a:xfrm>
                            <a:off x="0" y="0"/>
                            <a:ext cx="2346113" cy="1759584"/>
                          </a:xfrm>
                          <a:prstGeom prst="rect">
                            <a:avLst/>
                          </a:prstGeom>
                          <a:noFill/>
                          <a:ln>
                            <a:noFill/>
                          </a:ln>
                        </pic:spPr>
                      </pic:pic>
                    </a:graphicData>
                  </a:graphic>
                </wp:inline>
              </w:drawing>
            </w:r>
          </w:p>
        </w:tc>
      </w:tr>
      <w:tr w:rsidR="00E75336" w:rsidRPr="00ED2D95" w14:paraId="56AF48D9" w14:textId="77777777" w:rsidTr="00ED2D95">
        <w:tc>
          <w:tcPr>
            <w:tcW w:w="4006" w:type="dxa"/>
          </w:tcPr>
          <w:p w14:paraId="6914B0AE" w14:textId="77777777" w:rsidR="00E75336" w:rsidRDefault="00E75336" w:rsidP="00705D53">
            <w:pPr>
              <w:keepNext/>
            </w:pPr>
          </w:p>
          <w:p w14:paraId="59CAE152" w14:textId="77777777" w:rsidR="00E75336" w:rsidRDefault="00E75336" w:rsidP="00705D53">
            <w:pPr>
              <w:jc w:val="both"/>
              <w:rPr>
                <w:noProof/>
                <w:lang w:val="en-GB"/>
              </w:rPr>
            </w:pPr>
            <w:r w:rsidRPr="00CF32D2">
              <w:rPr>
                <w:lang w:val="en-GB"/>
              </w:rPr>
              <w:t xml:space="preserve">Fig. </w:t>
            </w:r>
            <w:r w:rsidRPr="00CF32D2">
              <w:rPr>
                <w:lang w:val="en-GB"/>
              </w:rPr>
              <w:fldChar w:fldCharType="begin"/>
            </w:r>
            <w:r w:rsidRPr="00CF32D2">
              <w:rPr>
                <w:lang w:val="en-GB"/>
              </w:rPr>
              <w:instrText xml:space="preserve"> SEQ Fig. \* ARABIC </w:instrText>
            </w:r>
            <w:r w:rsidRPr="00CF32D2">
              <w:rPr>
                <w:lang w:val="en-GB"/>
              </w:rPr>
              <w:fldChar w:fldCharType="separate"/>
            </w:r>
            <w:r>
              <w:rPr>
                <w:noProof/>
                <w:lang w:val="en-GB"/>
              </w:rPr>
              <w:t>1</w:t>
            </w:r>
            <w:r w:rsidRPr="00CF32D2">
              <w:rPr>
                <w:lang w:val="en-GB"/>
              </w:rPr>
              <w:fldChar w:fldCharType="end"/>
            </w:r>
            <w:r w:rsidRPr="00CF32D2">
              <w:rPr>
                <w:lang w:val="en-GB"/>
              </w:rPr>
              <w:t>. Screen resolution of 800x600</w:t>
            </w:r>
            <w:r>
              <w:rPr>
                <w:lang w:val="en-GB"/>
              </w:rPr>
              <w:t xml:space="preserve"> (</w:t>
            </w:r>
            <w:del w:id="25" w:author="CRISTIAN AUGUSTO ALONSO" w:date="2019-11-07T00:34:00Z">
              <w:r w:rsidDel="00840BB2">
                <w:rPr>
                  <w:lang w:val="en-GB"/>
                </w:rPr>
                <w:delText>un</w:delText>
              </w:r>
            </w:del>
            <w:r>
              <w:rPr>
                <w:lang w:val="en-GB"/>
              </w:rPr>
              <w:t>maximized browser)</w:t>
            </w:r>
          </w:p>
        </w:tc>
        <w:tc>
          <w:tcPr>
            <w:tcW w:w="4986" w:type="dxa"/>
          </w:tcPr>
          <w:p w14:paraId="5732E606" w14:textId="77777777" w:rsidR="00E75336" w:rsidRDefault="00E75336" w:rsidP="00705D53">
            <w:pPr>
              <w:jc w:val="both"/>
              <w:rPr>
                <w:noProof/>
                <w:lang w:val="en-GB"/>
              </w:rPr>
            </w:pPr>
            <w:r w:rsidRPr="00CF32D2">
              <w:rPr>
                <w:lang w:val="en-GB"/>
              </w:rPr>
              <w:t xml:space="preserve">Fig. </w:t>
            </w:r>
            <w:r w:rsidRPr="00CF32D2">
              <w:rPr>
                <w:lang w:val="en-GB"/>
              </w:rPr>
              <w:fldChar w:fldCharType="begin"/>
            </w:r>
            <w:r w:rsidRPr="00CF32D2">
              <w:rPr>
                <w:lang w:val="en-GB"/>
              </w:rPr>
              <w:instrText xml:space="preserve"> SEQ Fig. \* ARABIC </w:instrText>
            </w:r>
            <w:r w:rsidRPr="00CF32D2">
              <w:rPr>
                <w:lang w:val="en-GB"/>
              </w:rPr>
              <w:fldChar w:fldCharType="separate"/>
            </w:r>
            <w:r w:rsidRPr="00CF32D2">
              <w:rPr>
                <w:noProof/>
                <w:lang w:val="en-GB"/>
              </w:rPr>
              <w:t>2</w:t>
            </w:r>
            <w:r w:rsidRPr="00CF32D2">
              <w:rPr>
                <w:lang w:val="en-GB"/>
              </w:rPr>
              <w:fldChar w:fldCharType="end"/>
            </w:r>
            <w:r w:rsidRPr="00CF32D2">
              <w:rPr>
                <w:lang w:val="en-GB"/>
              </w:rPr>
              <w:t>. Screen resolution of 1</w:t>
            </w:r>
            <w:r>
              <w:rPr>
                <w:lang w:val="en-GB"/>
              </w:rPr>
              <w:t>024</w:t>
            </w:r>
            <w:r w:rsidRPr="00CF32D2">
              <w:rPr>
                <w:lang w:val="en-GB"/>
              </w:rPr>
              <w:t>x768</w:t>
            </w:r>
            <w:r>
              <w:rPr>
                <w:lang w:val="en-GB"/>
              </w:rPr>
              <w:t xml:space="preserve"> (</w:t>
            </w:r>
            <w:del w:id="26" w:author="CRISTIAN AUGUSTO ALONSO" w:date="2019-11-07T00:34:00Z">
              <w:r w:rsidDel="00840BB2">
                <w:rPr>
                  <w:lang w:val="en-GB"/>
                </w:rPr>
                <w:delText>un</w:delText>
              </w:r>
            </w:del>
            <w:r>
              <w:rPr>
                <w:lang w:val="en-GB"/>
              </w:rPr>
              <w:t>maximized browser)</w:t>
            </w:r>
          </w:p>
        </w:tc>
      </w:tr>
      <w:tr w:rsidR="00ED2D95" w14:paraId="231B0BB6" w14:textId="77777777" w:rsidTr="00ED2D95">
        <w:tc>
          <w:tcPr>
            <w:tcW w:w="8992" w:type="dxa"/>
            <w:gridSpan w:val="2"/>
          </w:tcPr>
          <w:p w14:paraId="2D411549" w14:textId="77777777" w:rsidR="00ED2D95" w:rsidRPr="00ED2D95" w:rsidRDefault="00ED2D95" w:rsidP="00705D53">
            <w:pPr>
              <w:jc w:val="both"/>
              <w:rPr>
                <w:noProof/>
              </w:rPr>
            </w:pPr>
            <w:del w:id="27" w:author="CRISTIAN AUGUSTO ALONSO" w:date="2019-11-07T00:39:00Z">
              <w:r w:rsidDel="00ED2D95">
                <w:rPr>
                  <w:noProof/>
                </w:rPr>
                <w:drawing>
                  <wp:inline distT="0" distB="0" distL="0" distR="0" wp14:anchorId="4A7CFE2E" wp14:editId="4EA52EA9">
                    <wp:extent cx="2406691" cy="192535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2406691" cy="1925353"/>
                            </a:xfrm>
                            <a:prstGeom prst="rect">
                              <a:avLst/>
                            </a:prstGeom>
                            <a:noFill/>
                            <a:ln>
                              <a:noFill/>
                            </a:ln>
                          </pic:spPr>
                        </pic:pic>
                      </a:graphicData>
                    </a:graphic>
                  </wp:inline>
                </w:drawing>
              </w:r>
            </w:del>
          </w:p>
          <w:p w14:paraId="67D2F557" w14:textId="2BC12F52" w:rsidR="00ED2D95" w:rsidRDefault="00ED2D95" w:rsidP="00705D53">
            <w:pPr>
              <w:jc w:val="both"/>
              <w:rPr>
                <w:noProof/>
                <w:lang w:val="en-GB"/>
              </w:rPr>
            </w:pPr>
            <w:r>
              <w:rPr>
                <w:noProof/>
              </w:rPr>
              <w:drawing>
                <wp:inline distT="0" distB="0" distL="0" distR="0" wp14:anchorId="284D62D0" wp14:editId="74178FE5">
                  <wp:extent cx="3289110" cy="1387593"/>
                  <wp:effectExtent l="0" t="0" r="698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3314940" cy="1398490"/>
                          </a:xfrm>
                          <a:prstGeom prst="rect">
                            <a:avLst/>
                          </a:prstGeom>
                          <a:noFill/>
                          <a:ln>
                            <a:noFill/>
                          </a:ln>
                        </pic:spPr>
                      </pic:pic>
                    </a:graphicData>
                  </a:graphic>
                </wp:inline>
              </w:drawing>
            </w:r>
          </w:p>
        </w:tc>
      </w:tr>
      <w:tr w:rsidR="00BD5664" w:rsidRPr="00ED2D95" w14:paraId="6A56EC13" w14:textId="77777777" w:rsidTr="008242A2">
        <w:tc>
          <w:tcPr>
            <w:tcW w:w="8992" w:type="dxa"/>
            <w:gridSpan w:val="2"/>
          </w:tcPr>
          <w:p w14:paraId="1261B1FF" w14:textId="77777777" w:rsidR="00BD5664" w:rsidRDefault="00BD5664" w:rsidP="00705D53">
            <w:pPr>
              <w:jc w:val="both"/>
              <w:rPr>
                <w:noProof/>
                <w:lang w:val="en-GB"/>
              </w:rPr>
            </w:pPr>
            <w:del w:id="28" w:author="CRISTIAN AUGUSTO ALONSO" w:date="2019-11-07T00:39:00Z">
              <w:r w:rsidRPr="00CF32D2" w:rsidDel="00ED2D95">
                <w:rPr>
                  <w:lang w:val="en-GB"/>
                </w:rPr>
                <w:delText xml:space="preserve">Fig. </w:delText>
              </w:r>
              <w:r w:rsidRPr="00CF32D2" w:rsidDel="00ED2D95">
                <w:rPr>
                  <w:lang w:val="en-GB"/>
                </w:rPr>
                <w:fldChar w:fldCharType="begin"/>
              </w:r>
              <w:r w:rsidRPr="00BD5664" w:rsidDel="00ED2D95">
                <w:rPr>
                  <w:lang w:val="en-GB"/>
                </w:rPr>
                <w:delInstrText xml:space="preserve"> SEQ Fig. \* ARABIC </w:delInstrText>
              </w:r>
              <w:r w:rsidRPr="00CF32D2" w:rsidDel="00ED2D95">
                <w:rPr>
                  <w:lang w:val="en-GB"/>
                </w:rPr>
                <w:fldChar w:fldCharType="separate"/>
              </w:r>
              <w:r w:rsidRPr="00CF32D2" w:rsidDel="00ED2D95">
                <w:rPr>
                  <w:noProof/>
                  <w:lang w:val="en-GB"/>
                </w:rPr>
                <w:delText>3</w:delText>
              </w:r>
              <w:r w:rsidRPr="00CF32D2" w:rsidDel="00ED2D95">
                <w:rPr>
                  <w:lang w:val="en-GB"/>
                </w:rPr>
                <w:fldChar w:fldCharType="end"/>
              </w:r>
              <w:r w:rsidRPr="00CF32D2" w:rsidDel="00ED2D95">
                <w:rPr>
                  <w:lang w:val="en-GB"/>
                </w:rPr>
                <w:delText>. Screen resolution of 1</w:delText>
              </w:r>
              <w:r w:rsidDel="00ED2D95">
                <w:rPr>
                  <w:lang w:val="en-GB"/>
                </w:rPr>
                <w:delText>280</w:delText>
              </w:r>
              <w:r w:rsidRPr="00CF32D2" w:rsidDel="00ED2D95">
                <w:rPr>
                  <w:lang w:val="en-GB"/>
                </w:rPr>
                <w:delText>x1024</w:delText>
              </w:r>
              <w:r w:rsidDel="00ED2D95">
                <w:rPr>
                  <w:lang w:val="en-GB"/>
                </w:rPr>
                <w:delText xml:space="preserve"> (</w:delText>
              </w:r>
            </w:del>
            <w:del w:id="29" w:author="CRISTIAN AUGUSTO ALONSO" w:date="2019-11-07T00:34:00Z">
              <w:r w:rsidDel="00840BB2">
                <w:rPr>
                  <w:lang w:val="en-GB"/>
                </w:rPr>
                <w:delText>un</w:delText>
              </w:r>
            </w:del>
            <w:del w:id="30" w:author="CRISTIAN AUGUSTO ALONSO" w:date="2019-11-07T00:39:00Z">
              <w:r w:rsidDel="00ED2D95">
                <w:rPr>
                  <w:lang w:val="en-GB"/>
                </w:rPr>
                <w:delText>maximized browser)</w:delText>
              </w:r>
            </w:del>
          </w:p>
          <w:p w14:paraId="23C8D317" w14:textId="6BD62BF8" w:rsidR="00BD5664" w:rsidRDefault="00BD5664" w:rsidP="00705D53">
            <w:pPr>
              <w:jc w:val="both"/>
              <w:rPr>
                <w:noProof/>
                <w:lang w:val="en-GB"/>
              </w:rPr>
            </w:pPr>
            <w:r w:rsidRPr="00CF32D2">
              <w:rPr>
                <w:lang w:val="en-GB"/>
              </w:rPr>
              <w:lastRenderedPageBreak/>
              <w:t xml:space="preserve">Fig. </w:t>
            </w:r>
            <w:r w:rsidRPr="00CF32D2">
              <w:rPr>
                <w:lang w:val="en-GB"/>
              </w:rPr>
              <w:fldChar w:fldCharType="begin"/>
            </w:r>
            <w:r w:rsidRPr="00CF32D2">
              <w:rPr>
                <w:lang w:val="en-GB"/>
              </w:rPr>
              <w:instrText xml:space="preserve"> SEQ Fig. \* ARABIC </w:instrText>
            </w:r>
            <w:r w:rsidRPr="00CF32D2">
              <w:rPr>
                <w:lang w:val="en-GB"/>
              </w:rPr>
              <w:fldChar w:fldCharType="separate"/>
            </w:r>
            <w:r>
              <w:rPr>
                <w:noProof/>
                <w:lang w:val="en-GB"/>
              </w:rPr>
              <w:t>4</w:t>
            </w:r>
            <w:r w:rsidRPr="00CF32D2">
              <w:rPr>
                <w:lang w:val="en-GB"/>
              </w:rPr>
              <w:fldChar w:fldCharType="end"/>
            </w:r>
            <w:r w:rsidRPr="00CF32D2">
              <w:rPr>
                <w:lang w:val="en-GB"/>
              </w:rPr>
              <w:t xml:space="preserve">. Screen resolution of </w:t>
            </w:r>
            <w:r>
              <w:rPr>
                <w:lang w:val="en-GB"/>
              </w:rPr>
              <w:t>2560</w:t>
            </w:r>
            <w:r w:rsidRPr="00CF32D2">
              <w:rPr>
                <w:lang w:val="en-GB"/>
              </w:rPr>
              <w:t>x102</w:t>
            </w:r>
            <w:r>
              <w:rPr>
                <w:lang w:val="en-GB"/>
              </w:rPr>
              <w:t>4 (</w:t>
            </w:r>
            <w:del w:id="31" w:author="CRISTIAN AUGUSTO ALONSO" w:date="2019-11-07T00:34:00Z">
              <w:r w:rsidDel="00840BB2">
                <w:rPr>
                  <w:lang w:val="en-GB"/>
                </w:rPr>
                <w:delText>un</w:delText>
              </w:r>
            </w:del>
            <w:r>
              <w:rPr>
                <w:lang w:val="en-GB"/>
              </w:rPr>
              <w:t>maximized browser)</w:t>
            </w:r>
          </w:p>
        </w:tc>
      </w:tr>
      <w:tr w:rsidR="00317AD7" w:rsidRPr="00ED2D95" w14:paraId="762C90F2" w14:textId="77777777" w:rsidTr="00ED2D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006" w:type="dxa"/>
          </w:tcPr>
          <w:p w14:paraId="7E08DA56" w14:textId="4B350C1E" w:rsidR="00317AD7" w:rsidRPr="00CF32D2" w:rsidRDefault="00317AD7" w:rsidP="00DB35BD">
            <w:pPr>
              <w:keepNext/>
              <w:rPr>
                <w:noProof/>
                <w:lang w:val="en-GB"/>
              </w:rPr>
            </w:pPr>
          </w:p>
        </w:tc>
        <w:tc>
          <w:tcPr>
            <w:tcW w:w="4986" w:type="dxa"/>
          </w:tcPr>
          <w:p w14:paraId="6BAA0FC9" w14:textId="459A44AA" w:rsidR="00317AD7" w:rsidRDefault="00317AD7" w:rsidP="0008445D">
            <w:pPr>
              <w:pStyle w:val="Descripcin"/>
              <w:rPr>
                <w:noProof/>
                <w:lang w:val="en-GB"/>
              </w:rPr>
            </w:pPr>
          </w:p>
        </w:tc>
      </w:tr>
      <w:tr w:rsidR="00317AD7" w:rsidRPr="00ED2D95" w14:paraId="4CC1FEEB" w14:textId="77777777" w:rsidTr="00ED2D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992" w:type="dxa"/>
            <w:gridSpan w:val="2"/>
          </w:tcPr>
          <w:p w14:paraId="69A7284D" w14:textId="25F2CB81" w:rsidR="00317AD7" w:rsidRDefault="00317AD7">
            <w:pPr>
              <w:pStyle w:val="Descripcin"/>
              <w:rPr>
                <w:noProof/>
                <w:lang w:val="en-GB"/>
              </w:rPr>
              <w:pPrChange w:id="32" w:author="CRISTIAN AUGUSTO ALONSO" w:date="2019-11-07T00:34:00Z">
                <w:pPr>
                  <w:pStyle w:val="Descripcin"/>
                  <w:jc w:val="center"/>
                </w:pPr>
              </w:pPrChange>
            </w:pPr>
          </w:p>
        </w:tc>
      </w:tr>
    </w:tbl>
    <w:p w14:paraId="495D5B42" w14:textId="77777777" w:rsidR="0033141D" w:rsidRDefault="0033141D" w:rsidP="0033141D">
      <w:pPr>
        <w:rPr>
          <w:lang w:val="en-GB"/>
        </w:rPr>
      </w:pPr>
    </w:p>
    <w:p w14:paraId="1D82BD4F" w14:textId="77777777" w:rsidR="00317AD7" w:rsidRDefault="00317AD7" w:rsidP="00317AD7">
      <w:pPr>
        <w:jc w:val="both"/>
        <w:rPr>
          <w:noProof/>
          <w:lang w:val="en-GB"/>
        </w:rPr>
      </w:pPr>
      <w:r>
        <w:rPr>
          <w:noProof/>
          <w:lang w:val="en-GB"/>
        </w:rPr>
        <w:t>The test case fails only in 33.3% of test executions (2 out of 6), and succeed in 66.6% of test executions. The tester coul still not rely on test ocutomes</w:t>
      </w:r>
      <w:r w:rsidR="00C6230C">
        <w:rPr>
          <w:noProof/>
          <w:lang w:val="en-GB"/>
        </w:rPr>
        <w:t xml:space="preserve"> because the test case still fails in 800x600 resolution due the lack of space to place the buttons in the browser window. However, the space of the browser can be increased changing the browser resolution properties regardless of the screen resolution.</w:t>
      </w:r>
    </w:p>
    <w:p w14:paraId="3BA53A5E" w14:textId="77777777" w:rsidR="00C6230C" w:rsidRDefault="00C6230C" w:rsidP="00C6230C">
      <w:pPr>
        <w:pStyle w:val="Ttulo1"/>
        <w:rPr>
          <w:noProof/>
          <w:lang w:val="en-GB"/>
        </w:rPr>
      </w:pPr>
      <w:r>
        <w:rPr>
          <w:noProof/>
          <w:lang w:val="en-GB"/>
        </w:rPr>
        <w:t>Second execution: Test case in maximized browser with low browser resolution</w:t>
      </w:r>
    </w:p>
    <w:p w14:paraId="4CBD0A9B" w14:textId="77777777" w:rsidR="00F76FC4" w:rsidRDefault="00F76FC4" w:rsidP="00F76FC4">
      <w:pPr>
        <w:rPr>
          <w:lang w:val="en-GB"/>
        </w:rPr>
      </w:pPr>
      <w:r>
        <w:rPr>
          <w:lang w:val="en-GB"/>
        </w:rPr>
        <w:t>In order to fix or reduce the flakiness we have modified the test case not only to execute the functionality in maximized browser, but also increasing programmatically the resolution of the browser window. After this change, we do not observe flakiness during the test execution:</w:t>
      </w:r>
    </w:p>
    <w:p w14:paraId="0B4CA9B7" w14:textId="77777777" w:rsidR="00F76FC4" w:rsidRPr="0033141D" w:rsidRDefault="00F76FC4" w:rsidP="00F76FC4">
      <w:pPr>
        <w:rPr>
          <w:lang w:val="en-GB"/>
        </w:rPr>
      </w:pPr>
      <w:r>
        <w:rPr>
          <w:lang w:val="en-GB"/>
        </w:rPr>
        <w:t xml:space="preserve"> </w:t>
      </w:r>
    </w:p>
    <w:tbl>
      <w:tblPr>
        <w:tblStyle w:val="Tablaconcuadrcula"/>
        <w:tblW w:w="0" w:type="auto"/>
        <w:jc w:val="center"/>
        <w:tblLook w:val="04A0" w:firstRow="1" w:lastRow="0" w:firstColumn="1" w:lastColumn="0" w:noHBand="0" w:noVBand="1"/>
      </w:tblPr>
      <w:tblGrid>
        <w:gridCol w:w="2272"/>
        <w:gridCol w:w="999"/>
        <w:gridCol w:w="992"/>
        <w:gridCol w:w="2191"/>
        <w:gridCol w:w="1420"/>
      </w:tblGrid>
      <w:tr w:rsidR="00F76FC4" w14:paraId="1125EC1A" w14:textId="77777777" w:rsidTr="0008445D">
        <w:trPr>
          <w:jc w:val="center"/>
        </w:trPr>
        <w:tc>
          <w:tcPr>
            <w:tcW w:w="2272" w:type="dxa"/>
          </w:tcPr>
          <w:p w14:paraId="171776F3" w14:textId="77777777" w:rsidR="00F76FC4" w:rsidRPr="004D748E" w:rsidRDefault="00F76FC4" w:rsidP="0008445D">
            <w:pPr>
              <w:jc w:val="center"/>
              <w:rPr>
                <w:b/>
                <w:bCs/>
                <w:lang w:val="en-GB"/>
              </w:rPr>
            </w:pPr>
            <w:r w:rsidRPr="004D748E">
              <w:rPr>
                <w:b/>
                <w:bCs/>
                <w:lang w:val="en-GB"/>
              </w:rPr>
              <w:t>Number of executions</w:t>
            </w:r>
          </w:p>
        </w:tc>
        <w:tc>
          <w:tcPr>
            <w:tcW w:w="999" w:type="dxa"/>
          </w:tcPr>
          <w:p w14:paraId="7A3AF4DB" w14:textId="77777777" w:rsidR="00F76FC4" w:rsidRPr="004D748E" w:rsidRDefault="00F76FC4" w:rsidP="0008445D">
            <w:pPr>
              <w:jc w:val="center"/>
              <w:rPr>
                <w:b/>
                <w:bCs/>
                <w:lang w:val="en-GB"/>
              </w:rPr>
            </w:pPr>
            <w:r w:rsidRPr="004D748E">
              <w:rPr>
                <w:b/>
                <w:bCs/>
                <w:lang w:val="en-GB"/>
              </w:rPr>
              <w:t>Memory</w:t>
            </w:r>
          </w:p>
        </w:tc>
        <w:tc>
          <w:tcPr>
            <w:tcW w:w="992" w:type="dxa"/>
          </w:tcPr>
          <w:p w14:paraId="42D078AF" w14:textId="77777777" w:rsidR="00F76FC4" w:rsidRPr="004D748E" w:rsidRDefault="00F76FC4" w:rsidP="0008445D">
            <w:pPr>
              <w:jc w:val="center"/>
              <w:rPr>
                <w:b/>
                <w:bCs/>
                <w:lang w:val="en-GB"/>
              </w:rPr>
            </w:pPr>
            <w:r w:rsidRPr="004D748E">
              <w:rPr>
                <w:b/>
                <w:bCs/>
                <w:lang w:val="en-GB"/>
              </w:rPr>
              <w:t>CPU</w:t>
            </w:r>
          </w:p>
        </w:tc>
        <w:tc>
          <w:tcPr>
            <w:tcW w:w="1843" w:type="dxa"/>
          </w:tcPr>
          <w:p w14:paraId="52B2A69E" w14:textId="77777777" w:rsidR="00F76FC4" w:rsidRPr="004D748E" w:rsidRDefault="00F76FC4" w:rsidP="0008445D">
            <w:pPr>
              <w:jc w:val="center"/>
              <w:rPr>
                <w:b/>
                <w:bCs/>
                <w:lang w:val="en-GB"/>
              </w:rPr>
            </w:pPr>
            <w:r w:rsidRPr="004D748E">
              <w:rPr>
                <w:b/>
                <w:bCs/>
                <w:lang w:val="en-GB"/>
              </w:rPr>
              <w:t>Screen resolution</w:t>
            </w:r>
          </w:p>
        </w:tc>
        <w:tc>
          <w:tcPr>
            <w:tcW w:w="1276" w:type="dxa"/>
          </w:tcPr>
          <w:p w14:paraId="2AAEDB75" w14:textId="77777777" w:rsidR="00F76FC4" w:rsidRPr="004D748E" w:rsidRDefault="00F76FC4" w:rsidP="0008445D">
            <w:pPr>
              <w:jc w:val="center"/>
              <w:rPr>
                <w:b/>
                <w:bCs/>
                <w:lang w:val="en-GB"/>
              </w:rPr>
            </w:pPr>
            <w:r w:rsidRPr="004D748E">
              <w:rPr>
                <w:b/>
                <w:bCs/>
                <w:lang w:val="en-GB"/>
              </w:rPr>
              <w:t>Test output</w:t>
            </w:r>
          </w:p>
        </w:tc>
      </w:tr>
      <w:tr w:rsidR="00F76FC4" w14:paraId="794028FD" w14:textId="77777777" w:rsidTr="0008445D">
        <w:trPr>
          <w:jc w:val="center"/>
        </w:trPr>
        <w:tc>
          <w:tcPr>
            <w:tcW w:w="2272" w:type="dxa"/>
          </w:tcPr>
          <w:p w14:paraId="76DF57B1" w14:textId="77777777" w:rsidR="00F76FC4" w:rsidRPr="00F76FC4" w:rsidRDefault="00F76FC4" w:rsidP="0008445D">
            <w:pPr>
              <w:rPr>
                <w:color w:val="00B050"/>
                <w:lang w:val="en-GB"/>
              </w:rPr>
            </w:pPr>
            <w:r w:rsidRPr="00F76FC4">
              <w:rPr>
                <w:color w:val="00B050"/>
                <w:lang w:val="en-GB"/>
              </w:rPr>
              <w:t>TC1</w:t>
            </w:r>
          </w:p>
        </w:tc>
        <w:tc>
          <w:tcPr>
            <w:tcW w:w="999" w:type="dxa"/>
          </w:tcPr>
          <w:p w14:paraId="71340E9E" w14:textId="77777777" w:rsidR="00F76FC4" w:rsidRPr="00F76FC4" w:rsidRDefault="00F76FC4" w:rsidP="0008445D">
            <w:pPr>
              <w:rPr>
                <w:color w:val="00B050"/>
                <w:lang w:val="en-GB"/>
              </w:rPr>
            </w:pPr>
            <w:r w:rsidRPr="00F76FC4">
              <w:rPr>
                <w:color w:val="00B050"/>
                <w:lang w:val="en-GB"/>
              </w:rPr>
              <w:t>90MB</w:t>
            </w:r>
          </w:p>
        </w:tc>
        <w:tc>
          <w:tcPr>
            <w:tcW w:w="992" w:type="dxa"/>
          </w:tcPr>
          <w:p w14:paraId="7521C432" w14:textId="77777777" w:rsidR="00F76FC4" w:rsidRPr="00F76FC4" w:rsidRDefault="00F76FC4" w:rsidP="0008445D">
            <w:pPr>
              <w:rPr>
                <w:color w:val="00B050"/>
                <w:lang w:val="en-GB"/>
              </w:rPr>
            </w:pPr>
            <w:r w:rsidRPr="00F76FC4">
              <w:rPr>
                <w:color w:val="00B050"/>
                <w:lang w:val="en-GB"/>
              </w:rPr>
              <w:t>1 core</w:t>
            </w:r>
          </w:p>
        </w:tc>
        <w:tc>
          <w:tcPr>
            <w:tcW w:w="1843" w:type="dxa"/>
          </w:tcPr>
          <w:p w14:paraId="2B70BBA9" w14:textId="77777777" w:rsidR="00F76FC4" w:rsidRPr="00F76FC4" w:rsidRDefault="00F76FC4" w:rsidP="0008445D">
            <w:pPr>
              <w:rPr>
                <w:color w:val="00B050"/>
                <w:lang w:val="en-GB"/>
              </w:rPr>
            </w:pPr>
            <w:r w:rsidRPr="00F76FC4">
              <w:rPr>
                <w:color w:val="00B050"/>
                <w:lang w:val="en-GB"/>
              </w:rPr>
              <w:t>800x600</w:t>
            </w:r>
          </w:p>
        </w:tc>
        <w:tc>
          <w:tcPr>
            <w:tcW w:w="1276" w:type="dxa"/>
          </w:tcPr>
          <w:p w14:paraId="1EDC01DC" w14:textId="08391504" w:rsidR="00F76FC4" w:rsidRPr="00F76FC4" w:rsidRDefault="00F76FC4" w:rsidP="0008445D">
            <w:pPr>
              <w:rPr>
                <w:color w:val="00B050"/>
                <w:lang w:val="en-GB"/>
              </w:rPr>
            </w:pPr>
            <w:del w:id="33" w:author="CRISTIAN AUGUSTO ALONSO" w:date="2019-11-07T00:41:00Z">
              <w:r w:rsidRPr="00F76FC4" w:rsidDel="007E1400">
                <w:rPr>
                  <w:color w:val="00B050"/>
                  <w:lang w:val="en-GB"/>
                </w:rPr>
                <w:delText>SUCCEED</w:delText>
              </w:r>
            </w:del>
            <w:ins w:id="34" w:author="CRISTIAN AUGUSTO ALONSO" w:date="2019-11-07T00:41:00Z">
              <w:r w:rsidR="007E1400">
                <w:rPr>
                  <w:color w:val="00B050"/>
                  <w:lang w:val="en-GB"/>
                </w:rPr>
                <w:t>FAIL</w:t>
              </w:r>
            </w:ins>
          </w:p>
        </w:tc>
      </w:tr>
      <w:tr w:rsidR="00F76FC4" w14:paraId="59C814C3" w14:textId="77777777" w:rsidTr="0008445D">
        <w:trPr>
          <w:jc w:val="center"/>
        </w:trPr>
        <w:tc>
          <w:tcPr>
            <w:tcW w:w="2272" w:type="dxa"/>
          </w:tcPr>
          <w:p w14:paraId="2D716A79" w14:textId="77777777" w:rsidR="00F76FC4" w:rsidRPr="00F76FC4" w:rsidRDefault="00F76FC4" w:rsidP="0008445D">
            <w:pPr>
              <w:rPr>
                <w:color w:val="00B050"/>
                <w:lang w:val="en-GB"/>
              </w:rPr>
            </w:pPr>
            <w:r w:rsidRPr="00F76FC4">
              <w:rPr>
                <w:color w:val="00B050"/>
                <w:lang w:val="en-GB"/>
              </w:rPr>
              <w:t>TC2</w:t>
            </w:r>
          </w:p>
        </w:tc>
        <w:tc>
          <w:tcPr>
            <w:tcW w:w="999" w:type="dxa"/>
          </w:tcPr>
          <w:p w14:paraId="730E6178" w14:textId="77777777" w:rsidR="00F76FC4" w:rsidRPr="00F76FC4" w:rsidRDefault="00F76FC4" w:rsidP="0008445D">
            <w:pPr>
              <w:rPr>
                <w:color w:val="00B050"/>
                <w:lang w:val="en-GB"/>
              </w:rPr>
            </w:pPr>
            <w:r w:rsidRPr="00F76FC4">
              <w:rPr>
                <w:color w:val="00B050"/>
                <w:lang w:val="en-GB"/>
              </w:rPr>
              <w:t>90MB</w:t>
            </w:r>
          </w:p>
        </w:tc>
        <w:tc>
          <w:tcPr>
            <w:tcW w:w="992" w:type="dxa"/>
          </w:tcPr>
          <w:p w14:paraId="09BE3DAC" w14:textId="77777777" w:rsidR="00F76FC4" w:rsidRPr="00F76FC4" w:rsidRDefault="00F76FC4" w:rsidP="0008445D">
            <w:pPr>
              <w:rPr>
                <w:color w:val="00B050"/>
                <w:lang w:val="en-GB"/>
              </w:rPr>
            </w:pPr>
            <w:r w:rsidRPr="00F76FC4">
              <w:rPr>
                <w:color w:val="00B050"/>
                <w:lang w:val="en-GB"/>
              </w:rPr>
              <w:t>1 core</w:t>
            </w:r>
          </w:p>
        </w:tc>
        <w:tc>
          <w:tcPr>
            <w:tcW w:w="1843" w:type="dxa"/>
          </w:tcPr>
          <w:p w14:paraId="62509360" w14:textId="54BF9527" w:rsidR="00F76FC4" w:rsidRPr="00F76FC4" w:rsidRDefault="007E1400" w:rsidP="0008445D">
            <w:pPr>
              <w:rPr>
                <w:color w:val="00B050"/>
                <w:lang w:val="en-GB"/>
              </w:rPr>
            </w:pPr>
            <w:ins w:id="35" w:author="CRISTIAN AUGUSTO ALONSO" w:date="2019-11-07T00:41:00Z">
              <w:r w:rsidRPr="007E1400">
                <w:rPr>
                  <w:color w:val="00B050"/>
                  <w:lang w:val="en-GB"/>
                </w:rPr>
                <w:t>1024x768</w:t>
              </w:r>
            </w:ins>
            <w:del w:id="36" w:author="CRISTIAN AUGUSTO ALONSO" w:date="2019-11-07T00:41:00Z">
              <w:r w:rsidR="00F76FC4" w:rsidRPr="00F76FC4" w:rsidDel="007E1400">
                <w:rPr>
                  <w:color w:val="00B050"/>
                  <w:lang w:val="en-GB"/>
                </w:rPr>
                <w:delText>1366x768</w:delText>
              </w:r>
            </w:del>
          </w:p>
        </w:tc>
        <w:tc>
          <w:tcPr>
            <w:tcW w:w="1276" w:type="dxa"/>
          </w:tcPr>
          <w:p w14:paraId="4832A3F0" w14:textId="77777777" w:rsidR="00F76FC4" w:rsidRPr="00F76FC4" w:rsidRDefault="00F76FC4" w:rsidP="0008445D">
            <w:pPr>
              <w:rPr>
                <w:color w:val="00B050"/>
                <w:lang w:val="en-GB"/>
              </w:rPr>
            </w:pPr>
            <w:r w:rsidRPr="00F76FC4">
              <w:rPr>
                <w:color w:val="00B050"/>
                <w:lang w:val="en-GB"/>
              </w:rPr>
              <w:t>SUCCEED</w:t>
            </w:r>
          </w:p>
        </w:tc>
      </w:tr>
      <w:tr w:rsidR="00F76FC4" w14:paraId="759E2B34" w14:textId="77777777" w:rsidTr="0008445D">
        <w:trPr>
          <w:jc w:val="center"/>
        </w:trPr>
        <w:tc>
          <w:tcPr>
            <w:tcW w:w="2272" w:type="dxa"/>
          </w:tcPr>
          <w:p w14:paraId="6BD1703A" w14:textId="77777777" w:rsidR="00F76FC4" w:rsidRPr="00F76FC4" w:rsidRDefault="00F76FC4" w:rsidP="0008445D">
            <w:pPr>
              <w:rPr>
                <w:color w:val="00B050"/>
                <w:lang w:val="en-GB"/>
              </w:rPr>
            </w:pPr>
            <w:r w:rsidRPr="00F76FC4">
              <w:rPr>
                <w:color w:val="00B050"/>
                <w:lang w:val="en-GB"/>
              </w:rPr>
              <w:t>TC3</w:t>
            </w:r>
          </w:p>
        </w:tc>
        <w:tc>
          <w:tcPr>
            <w:tcW w:w="999" w:type="dxa"/>
          </w:tcPr>
          <w:p w14:paraId="5CCB56C8" w14:textId="77777777" w:rsidR="00F76FC4" w:rsidRPr="00F76FC4" w:rsidRDefault="00F76FC4" w:rsidP="0008445D">
            <w:pPr>
              <w:rPr>
                <w:color w:val="00B050"/>
                <w:lang w:val="en-GB"/>
              </w:rPr>
            </w:pPr>
            <w:r w:rsidRPr="00F76FC4">
              <w:rPr>
                <w:color w:val="00B050"/>
                <w:lang w:val="en-GB"/>
              </w:rPr>
              <w:t>90MB</w:t>
            </w:r>
          </w:p>
        </w:tc>
        <w:tc>
          <w:tcPr>
            <w:tcW w:w="992" w:type="dxa"/>
          </w:tcPr>
          <w:p w14:paraId="7FCD1E47" w14:textId="77777777" w:rsidR="00F76FC4" w:rsidRPr="00F76FC4" w:rsidRDefault="00F76FC4" w:rsidP="0008445D">
            <w:pPr>
              <w:rPr>
                <w:color w:val="00B050"/>
                <w:lang w:val="en-GB"/>
              </w:rPr>
            </w:pPr>
            <w:r w:rsidRPr="00F76FC4">
              <w:rPr>
                <w:color w:val="00B050"/>
                <w:lang w:val="en-GB"/>
              </w:rPr>
              <w:t>1 core</w:t>
            </w:r>
          </w:p>
        </w:tc>
        <w:tc>
          <w:tcPr>
            <w:tcW w:w="1843" w:type="dxa"/>
          </w:tcPr>
          <w:p w14:paraId="7B0F9202" w14:textId="229D4825" w:rsidR="00F76FC4" w:rsidRPr="00F76FC4" w:rsidRDefault="007E1400" w:rsidP="0008445D">
            <w:pPr>
              <w:rPr>
                <w:color w:val="00B050"/>
                <w:lang w:val="en-GB"/>
              </w:rPr>
            </w:pPr>
            <w:ins w:id="37" w:author="CRISTIAN AUGUSTO ALONSO" w:date="2019-11-07T00:41:00Z">
              <w:r w:rsidRPr="007E1400">
                <w:rPr>
                  <w:color w:val="00B050"/>
                  <w:lang w:val="en-GB"/>
                </w:rPr>
                <w:t>2560x1024</w:t>
              </w:r>
            </w:ins>
            <w:del w:id="38" w:author="CRISTIAN AUGUSTO ALONSO" w:date="2019-11-07T00:41:00Z">
              <w:r w:rsidR="00F76FC4" w:rsidRPr="00F76FC4" w:rsidDel="007E1400">
                <w:rPr>
                  <w:color w:val="00B050"/>
                  <w:lang w:val="en-GB"/>
                </w:rPr>
                <w:delText>1920x1024</w:delText>
              </w:r>
            </w:del>
          </w:p>
        </w:tc>
        <w:tc>
          <w:tcPr>
            <w:tcW w:w="1276" w:type="dxa"/>
          </w:tcPr>
          <w:p w14:paraId="1F615F9F" w14:textId="77777777" w:rsidR="00F76FC4" w:rsidRPr="00F76FC4" w:rsidRDefault="00F76FC4" w:rsidP="0008445D">
            <w:pPr>
              <w:rPr>
                <w:color w:val="00B050"/>
                <w:lang w:val="en-GB"/>
              </w:rPr>
            </w:pPr>
            <w:r w:rsidRPr="00F76FC4">
              <w:rPr>
                <w:color w:val="00B050"/>
                <w:lang w:val="en-GB"/>
              </w:rPr>
              <w:t>SUCCEED</w:t>
            </w:r>
          </w:p>
        </w:tc>
      </w:tr>
      <w:tr w:rsidR="00F76FC4" w14:paraId="17308AE8" w14:textId="77777777" w:rsidTr="0008445D">
        <w:trPr>
          <w:jc w:val="center"/>
        </w:trPr>
        <w:tc>
          <w:tcPr>
            <w:tcW w:w="2272" w:type="dxa"/>
          </w:tcPr>
          <w:p w14:paraId="4FEC5EEE" w14:textId="77777777" w:rsidR="00F76FC4" w:rsidRPr="00F76FC4" w:rsidRDefault="00F76FC4" w:rsidP="0008445D">
            <w:pPr>
              <w:rPr>
                <w:color w:val="00B050"/>
                <w:lang w:val="en-GB"/>
              </w:rPr>
            </w:pPr>
            <w:r w:rsidRPr="00F76FC4">
              <w:rPr>
                <w:color w:val="00B050"/>
                <w:lang w:val="en-GB"/>
              </w:rPr>
              <w:t>TC4</w:t>
            </w:r>
          </w:p>
        </w:tc>
        <w:tc>
          <w:tcPr>
            <w:tcW w:w="999" w:type="dxa"/>
          </w:tcPr>
          <w:p w14:paraId="3A029FD0" w14:textId="77777777" w:rsidR="00F76FC4" w:rsidRPr="00F76FC4" w:rsidRDefault="00F76FC4" w:rsidP="0008445D">
            <w:pPr>
              <w:rPr>
                <w:color w:val="00B050"/>
                <w:lang w:val="en-GB"/>
              </w:rPr>
            </w:pPr>
            <w:r w:rsidRPr="00F76FC4">
              <w:rPr>
                <w:color w:val="00B050"/>
                <w:lang w:val="en-GB"/>
              </w:rPr>
              <w:t>240MB</w:t>
            </w:r>
          </w:p>
        </w:tc>
        <w:tc>
          <w:tcPr>
            <w:tcW w:w="992" w:type="dxa"/>
          </w:tcPr>
          <w:p w14:paraId="11B9AFC1" w14:textId="77777777" w:rsidR="00F76FC4" w:rsidRPr="00F76FC4" w:rsidRDefault="00F76FC4" w:rsidP="0008445D">
            <w:pPr>
              <w:rPr>
                <w:color w:val="00B050"/>
                <w:lang w:val="en-GB"/>
              </w:rPr>
            </w:pPr>
            <w:r w:rsidRPr="00F76FC4">
              <w:rPr>
                <w:color w:val="00B050"/>
                <w:lang w:val="en-GB"/>
              </w:rPr>
              <w:t>4 cores</w:t>
            </w:r>
          </w:p>
        </w:tc>
        <w:tc>
          <w:tcPr>
            <w:tcW w:w="1843" w:type="dxa"/>
          </w:tcPr>
          <w:p w14:paraId="1B9833A4" w14:textId="77777777" w:rsidR="00F76FC4" w:rsidRPr="00F76FC4" w:rsidRDefault="00F76FC4" w:rsidP="0008445D">
            <w:pPr>
              <w:rPr>
                <w:color w:val="00B050"/>
                <w:lang w:val="en-GB"/>
              </w:rPr>
            </w:pPr>
            <w:r w:rsidRPr="00F76FC4">
              <w:rPr>
                <w:color w:val="00B050"/>
                <w:lang w:val="en-GB"/>
              </w:rPr>
              <w:t>800x600</w:t>
            </w:r>
          </w:p>
        </w:tc>
        <w:tc>
          <w:tcPr>
            <w:tcW w:w="1276" w:type="dxa"/>
          </w:tcPr>
          <w:p w14:paraId="3901DAB8" w14:textId="1623FCA6" w:rsidR="00F76FC4" w:rsidRPr="00F76FC4" w:rsidRDefault="00F76FC4" w:rsidP="0008445D">
            <w:pPr>
              <w:rPr>
                <w:color w:val="00B050"/>
                <w:lang w:val="en-GB"/>
              </w:rPr>
            </w:pPr>
            <w:del w:id="39" w:author="CRISTIAN AUGUSTO ALONSO" w:date="2019-11-07T00:41:00Z">
              <w:r w:rsidRPr="00F76FC4" w:rsidDel="007E1400">
                <w:rPr>
                  <w:color w:val="00B050"/>
                  <w:lang w:val="en-GB"/>
                </w:rPr>
                <w:delText>SUCCEED</w:delText>
              </w:r>
            </w:del>
            <w:ins w:id="40" w:author="CRISTIAN AUGUSTO ALONSO" w:date="2019-11-07T00:41:00Z">
              <w:r w:rsidR="007E1400">
                <w:rPr>
                  <w:color w:val="00B050"/>
                  <w:lang w:val="en-GB"/>
                </w:rPr>
                <w:t>FAIL</w:t>
              </w:r>
            </w:ins>
          </w:p>
        </w:tc>
      </w:tr>
      <w:tr w:rsidR="00F76FC4" w14:paraId="68058E8E" w14:textId="77777777" w:rsidTr="0008445D">
        <w:trPr>
          <w:jc w:val="center"/>
        </w:trPr>
        <w:tc>
          <w:tcPr>
            <w:tcW w:w="2272" w:type="dxa"/>
          </w:tcPr>
          <w:p w14:paraId="3C4D9363" w14:textId="77777777" w:rsidR="00F76FC4" w:rsidRPr="00F76FC4" w:rsidRDefault="00F76FC4" w:rsidP="0008445D">
            <w:pPr>
              <w:rPr>
                <w:color w:val="00B050"/>
                <w:lang w:val="en-GB"/>
              </w:rPr>
            </w:pPr>
            <w:r w:rsidRPr="00F76FC4">
              <w:rPr>
                <w:color w:val="00B050"/>
                <w:lang w:val="en-GB"/>
              </w:rPr>
              <w:t>TC5</w:t>
            </w:r>
          </w:p>
        </w:tc>
        <w:tc>
          <w:tcPr>
            <w:tcW w:w="999" w:type="dxa"/>
          </w:tcPr>
          <w:p w14:paraId="071C2425" w14:textId="77777777" w:rsidR="00F76FC4" w:rsidRPr="00F76FC4" w:rsidRDefault="00F76FC4" w:rsidP="0008445D">
            <w:pPr>
              <w:rPr>
                <w:color w:val="00B050"/>
                <w:lang w:val="en-GB"/>
              </w:rPr>
            </w:pPr>
            <w:r w:rsidRPr="00F76FC4">
              <w:rPr>
                <w:color w:val="00B050"/>
                <w:lang w:val="en-GB"/>
              </w:rPr>
              <w:t>240MB</w:t>
            </w:r>
          </w:p>
        </w:tc>
        <w:tc>
          <w:tcPr>
            <w:tcW w:w="992" w:type="dxa"/>
          </w:tcPr>
          <w:p w14:paraId="5DA3577C" w14:textId="77777777" w:rsidR="00F76FC4" w:rsidRPr="00F76FC4" w:rsidRDefault="00F76FC4" w:rsidP="0008445D">
            <w:pPr>
              <w:rPr>
                <w:color w:val="00B050"/>
                <w:lang w:val="en-GB"/>
              </w:rPr>
            </w:pPr>
            <w:r w:rsidRPr="00F76FC4">
              <w:rPr>
                <w:color w:val="00B050"/>
                <w:lang w:val="en-GB"/>
              </w:rPr>
              <w:t>1 core</w:t>
            </w:r>
          </w:p>
        </w:tc>
        <w:tc>
          <w:tcPr>
            <w:tcW w:w="1843" w:type="dxa"/>
          </w:tcPr>
          <w:p w14:paraId="5E602B27" w14:textId="6FC8C46C" w:rsidR="00F76FC4" w:rsidRPr="00F76FC4" w:rsidRDefault="007E1400" w:rsidP="0008445D">
            <w:pPr>
              <w:rPr>
                <w:color w:val="00B050"/>
                <w:lang w:val="en-GB"/>
              </w:rPr>
            </w:pPr>
            <w:ins w:id="41" w:author="CRISTIAN AUGUSTO ALONSO" w:date="2019-11-07T00:41:00Z">
              <w:r w:rsidRPr="007E1400">
                <w:rPr>
                  <w:color w:val="00B050"/>
                  <w:lang w:val="en-GB"/>
                </w:rPr>
                <w:t>2560x1024</w:t>
              </w:r>
            </w:ins>
            <w:del w:id="42" w:author="CRISTIAN AUGUSTO ALONSO" w:date="2019-11-07T00:41:00Z">
              <w:r w:rsidR="00F76FC4" w:rsidRPr="00F76FC4" w:rsidDel="007E1400">
                <w:rPr>
                  <w:color w:val="00B050"/>
                  <w:lang w:val="en-GB"/>
                </w:rPr>
                <w:delText>1920x1024</w:delText>
              </w:r>
            </w:del>
          </w:p>
        </w:tc>
        <w:tc>
          <w:tcPr>
            <w:tcW w:w="1276" w:type="dxa"/>
          </w:tcPr>
          <w:p w14:paraId="2A6461B8" w14:textId="77777777" w:rsidR="00F76FC4" w:rsidRPr="00F76FC4" w:rsidRDefault="00F76FC4" w:rsidP="0008445D">
            <w:pPr>
              <w:rPr>
                <w:color w:val="00B050"/>
                <w:lang w:val="en-GB"/>
              </w:rPr>
            </w:pPr>
            <w:r w:rsidRPr="00F76FC4">
              <w:rPr>
                <w:color w:val="00B050"/>
                <w:lang w:val="en-GB"/>
              </w:rPr>
              <w:t>SUCCEED</w:t>
            </w:r>
          </w:p>
        </w:tc>
      </w:tr>
      <w:tr w:rsidR="00F76FC4" w14:paraId="7ED2126B" w14:textId="77777777" w:rsidTr="0008445D">
        <w:trPr>
          <w:jc w:val="center"/>
        </w:trPr>
        <w:tc>
          <w:tcPr>
            <w:tcW w:w="2272" w:type="dxa"/>
          </w:tcPr>
          <w:p w14:paraId="383ADF10" w14:textId="77777777" w:rsidR="00F76FC4" w:rsidRPr="00F76FC4" w:rsidRDefault="00F76FC4" w:rsidP="0008445D">
            <w:pPr>
              <w:rPr>
                <w:color w:val="00B050"/>
                <w:lang w:val="en-GB"/>
              </w:rPr>
            </w:pPr>
            <w:r w:rsidRPr="00F76FC4">
              <w:rPr>
                <w:color w:val="00B050"/>
                <w:lang w:val="en-GB"/>
              </w:rPr>
              <w:t>TC6</w:t>
            </w:r>
          </w:p>
        </w:tc>
        <w:tc>
          <w:tcPr>
            <w:tcW w:w="999" w:type="dxa"/>
          </w:tcPr>
          <w:p w14:paraId="458C3DDB" w14:textId="77777777" w:rsidR="00F76FC4" w:rsidRPr="00F76FC4" w:rsidRDefault="00F76FC4" w:rsidP="0008445D">
            <w:pPr>
              <w:rPr>
                <w:color w:val="00B050"/>
                <w:lang w:val="en-GB"/>
              </w:rPr>
            </w:pPr>
            <w:r w:rsidRPr="00F76FC4">
              <w:rPr>
                <w:color w:val="00B050"/>
                <w:lang w:val="en-GB"/>
              </w:rPr>
              <w:t>240MB</w:t>
            </w:r>
          </w:p>
        </w:tc>
        <w:tc>
          <w:tcPr>
            <w:tcW w:w="992" w:type="dxa"/>
          </w:tcPr>
          <w:p w14:paraId="302DDA9E" w14:textId="77777777" w:rsidR="00F76FC4" w:rsidRPr="00F76FC4" w:rsidRDefault="00F76FC4" w:rsidP="0008445D">
            <w:pPr>
              <w:rPr>
                <w:color w:val="00B050"/>
                <w:lang w:val="en-GB"/>
              </w:rPr>
            </w:pPr>
            <w:r w:rsidRPr="00F76FC4">
              <w:rPr>
                <w:color w:val="00B050"/>
                <w:lang w:val="en-GB"/>
              </w:rPr>
              <w:t>1 core</w:t>
            </w:r>
          </w:p>
        </w:tc>
        <w:tc>
          <w:tcPr>
            <w:tcW w:w="1843" w:type="dxa"/>
          </w:tcPr>
          <w:p w14:paraId="6A28B3FD" w14:textId="5204182F" w:rsidR="00F76FC4" w:rsidRPr="00F76FC4" w:rsidRDefault="007E1400" w:rsidP="0008445D">
            <w:pPr>
              <w:rPr>
                <w:color w:val="00B050"/>
                <w:lang w:val="en-GB"/>
              </w:rPr>
            </w:pPr>
            <w:ins w:id="43" w:author="CRISTIAN AUGUSTO ALONSO" w:date="2019-11-07T00:41:00Z">
              <w:r w:rsidRPr="007E1400">
                <w:rPr>
                  <w:color w:val="00B050"/>
                  <w:lang w:val="en-GB"/>
                </w:rPr>
                <w:t>1024x768</w:t>
              </w:r>
            </w:ins>
            <w:del w:id="44" w:author="CRISTIAN AUGUSTO ALONSO" w:date="2019-11-07T00:41:00Z">
              <w:r w:rsidR="00F76FC4" w:rsidRPr="00F76FC4" w:rsidDel="007E1400">
                <w:rPr>
                  <w:color w:val="00B050"/>
                  <w:lang w:val="en-GB"/>
                </w:rPr>
                <w:delText>1366x768</w:delText>
              </w:r>
            </w:del>
          </w:p>
        </w:tc>
        <w:tc>
          <w:tcPr>
            <w:tcW w:w="1276" w:type="dxa"/>
          </w:tcPr>
          <w:p w14:paraId="368DF3E3" w14:textId="77777777" w:rsidR="00F76FC4" w:rsidRPr="00F76FC4" w:rsidRDefault="00F76FC4" w:rsidP="0008445D">
            <w:pPr>
              <w:rPr>
                <w:color w:val="00B050"/>
                <w:lang w:val="en-GB"/>
              </w:rPr>
            </w:pPr>
            <w:r w:rsidRPr="00F76FC4">
              <w:rPr>
                <w:color w:val="00B050"/>
                <w:lang w:val="en-GB"/>
              </w:rPr>
              <w:t>SUCCEED</w:t>
            </w:r>
          </w:p>
        </w:tc>
      </w:tr>
    </w:tbl>
    <w:p w14:paraId="5C199399" w14:textId="77777777" w:rsidR="00317AD7" w:rsidRDefault="00F76FC4" w:rsidP="00F76FC4">
      <w:pPr>
        <w:rPr>
          <w:lang w:val="en-GB"/>
        </w:rPr>
      </w:pPr>
      <w:r>
        <w:rPr>
          <w:lang w:val="en-GB"/>
        </w:rPr>
        <w:t>Now, the test case executed in 800x600 does not fail because the browser has enough space to place the COURSE button due the programmatically increasing of the resolution of the browser window:</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F76FC4" w:rsidRPr="00ED2D95" w14:paraId="3B0294AE" w14:textId="77777777" w:rsidTr="0008445D">
        <w:tc>
          <w:tcPr>
            <w:tcW w:w="4489" w:type="dxa"/>
          </w:tcPr>
          <w:p w14:paraId="5C4030D1" w14:textId="31F5E954" w:rsidR="00F76FC4" w:rsidRDefault="005B55CD" w:rsidP="0008445D">
            <w:pPr>
              <w:keepNext/>
            </w:pPr>
            <w:commentRangeStart w:id="45"/>
            <w:r w:rsidRPr="00A14DBA">
              <w:rPr>
                <w:noProof/>
              </w:rPr>
              <w:lastRenderedPageBreak/>
              <w:drawing>
                <wp:inline distT="0" distB="0" distL="0" distR="0" wp14:anchorId="0E199BC0" wp14:editId="2F643299">
                  <wp:extent cx="2510155" cy="1759585"/>
                  <wp:effectExtent l="0" t="0" r="0" b="0"/>
                  <wp:docPr id="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1">
                            <a:extLst>
                              <a:ext uri="{28A0092B-C50C-407E-A947-70E740481C1C}">
                                <a14:useLocalDpi xmlns:a14="http://schemas.microsoft.com/office/drawing/2010/main" val="0"/>
                              </a:ext>
                            </a:extLst>
                          </a:blip>
                          <a:srcRect b="6734"/>
                          <a:stretch>
                            <a:fillRect/>
                          </a:stretch>
                        </pic:blipFill>
                        <pic:spPr bwMode="auto">
                          <a:xfrm>
                            <a:off x="0" y="0"/>
                            <a:ext cx="2510155" cy="1759585"/>
                          </a:xfrm>
                          <a:prstGeom prst="rect">
                            <a:avLst/>
                          </a:prstGeom>
                          <a:noFill/>
                          <a:ln>
                            <a:noFill/>
                          </a:ln>
                        </pic:spPr>
                      </pic:pic>
                    </a:graphicData>
                  </a:graphic>
                </wp:inline>
              </w:drawing>
            </w:r>
            <w:commentRangeEnd w:id="45"/>
            <w:r w:rsidR="00F76FC4">
              <w:rPr>
                <w:rStyle w:val="Refdecomentario"/>
              </w:rPr>
              <w:commentReference w:id="45"/>
            </w:r>
          </w:p>
          <w:p w14:paraId="259DB2C5" w14:textId="77777777" w:rsidR="00F76FC4" w:rsidRPr="00CF32D2" w:rsidRDefault="00F76FC4" w:rsidP="0008445D">
            <w:pPr>
              <w:pStyle w:val="Descripcin"/>
              <w:jc w:val="center"/>
              <w:rPr>
                <w:noProof/>
                <w:lang w:val="en-GB"/>
              </w:rPr>
            </w:pPr>
            <w:r w:rsidRPr="00CF32D2">
              <w:rPr>
                <w:lang w:val="en-GB"/>
              </w:rPr>
              <w:t xml:space="preserve">Fig. </w:t>
            </w:r>
            <w:r w:rsidRPr="00CF32D2">
              <w:rPr>
                <w:lang w:val="en-GB"/>
              </w:rPr>
              <w:fldChar w:fldCharType="begin"/>
            </w:r>
            <w:r w:rsidRPr="00CF32D2">
              <w:rPr>
                <w:lang w:val="en-GB"/>
              </w:rPr>
              <w:instrText xml:space="preserve"> SEQ Fig. \* ARABIC </w:instrText>
            </w:r>
            <w:r w:rsidRPr="00CF32D2">
              <w:rPr>
                <w:lang w:val="en-GB"/>
              </w:rPr>
              <w:fldChar w:fldCharType="separate"/>
            </w:r>
            <w:r>
              <w:rPr>
                <w:noProof/>
                <w:lang w:val="en-GB"/>
              </w:rPr>
              <w:t>1</w:t>
            </w:r>
            <w:r w:rsidRPr="00CF32D2">
              <w:rPr>
                <w:lang w:val="en-GB"/>
              </w:rPr>
              <w:fldChar w:fldCharType="end"/>
            </w:r>
            <w:r w:rsidRPr="00CF32D2">
              <w:rPr>
                <w:lang w:val="en-GB"/>
              </w:rPr>
              <w:t>. Screen resolution of 800x600</w:t>
            </w:r>
            <w:r>
              <w:rPr>
                <w:lang w:val="en-GB"/>
              </w:rPr>
              <w:t xml:space="preserve"> (maximized browser and high browser resolution)</w:t>
            </w:r>
          </w:p>
        </w:tc>
        <w:tc>
          <w:tcPr>
            <w:tcW w:w="4489" w:type="dxa"/>
          </w:tcPr>
          <w:p w14:paraId="2DDFF82C" w14:textId="1D7F64BC" w:rsidR="00F76FC4" w:rsidRDefault="005B55CD" w:rsidP="0008445D">
            <w:pPr>
              <w:keepNext/>
            </w:pPr>
            <w:commentRangeStart w:id="46"/>
            <w:r w:rsidRPr="00A14DBA">
              <w:rPr>
                <w:noProof/>
              </w:rPr>
              <w:drawing>
                <wp:inline distT="0" distB="0" distL="0" distR="0" wp14:anchorId="0778BB0B" wp14:editId="57D18F9D">
                  <wp:extent cx="2510155" cy="1759585"/>
                  <wp:effectExtent l="0" t="0" r="0" b="0"/>
                  <wp:docPr id="1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1">
                            <a:extLst>
                              <a:ext uri="{28A0092B-C50C-407E-A947-70E740481C1C}">
                                <a14:useLocalDpi xmlns:a14="http://schemas.microsoft.com/office/drawing/2010/main" val="0"/>
                              </a:ext>
                            </a:extLst>
                          </a:blip>
                          <a:srcRect b="6734"/>
                          <a:stretch>
                            <a:fillRect/>
                          </a:stretch>
                        </pic:blipFill>
                        <pic:spPr bwMode="auto">
                          <a:xfrm>
                            <a:off x="0" y="0"/>
                            <a:ext cx="2510155" cy="1759585"/>
                          </a:xfrm>
                          <a:prstGeom prst="rect">
                            <a:avLst/>
                          </a:prstGeom>
                          <a:noFill/>
                          <a:ln>
                            <a:noFill/>
                          </a:ln>
                        </pic:spPr>
                      </pic:pic>
                    </a:graphicData>
                  </a:graphic>
                </wp:inline>
              </w:drawing>
            </w:r>
            <w:commentRangeEnd w:id="46"/>
            <w:r w:rsidR="00F76FC4">
              <w:rPr>
                <w:rStyle w:val="Refdecomentario"/>
              </w:rPr>
              <w:commentReference w:id="46"/>
            </w:r>
          </w:p>
          <w:p w14:paraId="04408A34" w14:textId="77777777" w:rsidR="00F76FC4" w:rsidRDefault="00F76FC4" w:rsidP="0008445D">
            <w:pPr>
              <w:pStyle w:val="Descripcin"/>
              <w:rPr>
                <w:noProof/>
                <w:lang w:val="en-GB"/>
              </w:rPr>
            </w:pPr>
            <w:r w:rsidRPr="00CF32D2">
              <w:rPr>
                <w:lang w:val="en-GB"/>
              </w:rPr>
              <w:t xml:space="preserve">Fig. </w:t>
            </w:r>
            <w:r w:rsidRPr="00CF32D2">
              <w:rPr>
                <w:lang w:val="en-GB"/>
              </w:rPr>
              <w:fldChar w:fldCharType="begin"/>
            </w:r>
            <w:r w:rsidRPr="00CF32D2">
              <w:rPr>
                <w:lang w:val="en-GB"/>
              </w:rPr>
              <w:instrText xml:space="preserve"> SEQ Fig. \* ARABIC </w:instrText>
            </w:r>
            <w:r w:rsidRPr="00CF32D2">
              <w:rPr>
                <w:lang w:val="en-GB"/>
              </w:rPr>
              <w:fldChar w:fldCharType="separate"/>
            </w:r>
            <w:r w:rsidRPr="00CF32D2">
              <w:rPr>
                <w:noProof/>
                <w:lang w:val="en-GB"/>
              </w:rPr>
              <w:t>2</w:t>
            </w:r>
            <w:r w:rsidRPr="00CF32D2">
              <w:rPr>
                <w:lang w:val="en-GB"/>
              </w:rPr>
              <w:fldChar w:fldCharType="end"/>
            </w:r>
            <w:r w:rsidRPr="00CF32D2">
              <w:rPr>
                <w:lang w:val="en-GB"/>
              </w:rPr>
              <w:t>. Screen resolution of 1366x768</w:t>
            </w:r>
            <w:r>
              <w:rPr>
                <w:lang w:val="en-GB"/>
              </w:rPr>
              <w:t xml:space="preserve"> (maximized browser and high browser resolution)</w:t>
            </w:r>
          </w:p>
        </w:tc>
      </w:tr>
      <w:tr w:rsidR="00F76FC4" w:rsidRPr="00ED2D95" w14:paraId="1D7CEDE2" w14:textId="77777777" w:rsidTr="0008445D">
        <w:tc>
          <w:tcPr>
            <w:tcW w:w="8978" w:type="dxa"/>
            <w:gridSpan w:val="2"/>
          </w:tcPr>
          <w:p w14:paraId="6D0E9BFE" w14:textId="79957F86" w:rsidR="00F76FC4" w:rsidRDefault="005B55CD" w:rsidP="0008445D">
            <w:pPr>
              <w:keepNext/>
              <w:spacing w:before="240"/>
            </w:pPr>
            <w:commentRangeStart w:id="47"/>
            <w:r w:rsidRPr="00A14DBA">
              <w:rPr>
                <w:noProof/>
              </w:rPr>
              <w:drawing>
                <wp:inline distT="0" distB="0" distL="0" distR="0" wp14:anchorId="3DAC4181" wp14:editId="79B6EC55">
                  <wp:extent cx="5123815" cy="2760345"/>
                  <wp:effectExtent l="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2">
                            <a:extLst>
                              <a:ext uri="{28A0092B-C50C-407E-A947-70E740481C1C}">
                                <a14:useLocalDpi xmlns:a14="http://schemas.microsoft.com/office/drawing/2010/main" val="0"/>
                              </a:ext>
                            </a:extLst>
                          </a:blip>
                          <a:srcRect b="4358"/>
                          <a:stretch>
                            <a:fillRect/>
                          </a:stretch>
                        </pic:blipFill>
                        <pic:spPr bwMode="auto">
                          <a:xfrm>
                            <a:off x="0" y="0"/>
                            <a:ext cx="5123815" cy="2760345"/>
                          </a:xfrm>
                          <a:prstGeom prst="rect">
                            <a:avLst/>
                          </a:prstGeom>
                          <a:noFill/>
                          <a:ln>
                            <a:noFill/>
                          </a:ln>
                        </pic:spPr>
                      </pic:pic>
                    </a:graphicData>
                  </a:graphic>
                </wp:inline>
              </w:drawing>
            </w:r>
            <w:commentRangeEnd w:id="47"/>
            <w:r w:rsidR="00F76FC4">
              <w:rPr>
                <w:rStyle w:val="Refdecomentario"/>
              </w:rPr>
              <w:commentReference w:id="47"/>
            </w:r>
          </w:p>
          <w:p w14:paraId="648355BC" w14:textId="77777777" w:rsidR="00F76FC4" w:rsidRDefault="00F76FC4" w:rsidP="0008445D">
            <w:pPr>
              <w:pStyle w:val="Descripcin"/>
              <w:jc w:val="center"/>
              <w:rPr>
                <w:noProof/>
                <w:lang w:val="en-GB"/>
              </w:rPr>
            </w:pPr>
            <w:r w:rsidRPr="00CF32D2">
              <w:rPr>
                <w:lang w:val="en-GB"/>
              </w:rPr>
              <w:t xml:space="preserve">Fig. </w:t>
            </w:r>
            <w:r w:rsidRPr="00CF32D2">
              <w:rPr>
                <w:lang w:val="en-GB"/>
              </w:rPr>
              <w:fldChar w:fldCharType="begin"/>
            </w:r>
            <w:r w:rsidRPr="00CF32D2">
              <w:rPr>
                <w:lang w:val="en-GB"/>
              </w:rPr>
              <w:instrText xml:space="preserve"> SEQ Fig. \* ARABIC </w:instrText>
            </w:r>
            <w:r w:rsidRPr="00CF32D2">
              <w:rPr>
                <w:lang w:val="en-GB"/>
              </w:rPr>
              <w:fldChar w:fldCharType="separate"/>
            </w:r>
            <w:r w:rsidRPr="00CF32D2">
              <w:rPr>
                <w:noProof/>
                <w:lang w:val="en-GB"/>
              </w:rPr>
              <w:t>3</w:t>
            </w:r>
            <w:r w:rsidRPr="00CF32D2">
              <w:rPr>
                <w:lang w:val="en-GB"/>
              </w:rPr>
              <w:fldChar w:fldCharType="end"/>
            </w:r>
            <w:r w:rsidRPr="00CF32D2">
              <w:rPr>
                <w:lang w:val="en-GB"/>
              </w:rPr>
              <w:t>. Screen resolution of 1920x1024</w:t>
            </w:r>
            <w:r>
              <w:rPr>
                <w:lang w:val="en-GB"/>
              </w:rPr>
              <w:t xml:space="preserve"> (maximized browser and high browser resolution)</w:t>
            </w:r>
          </w:p>
        </w:tc>
      </w:tr>
    </w:tbl>
    <w:p w14:paraId="5CBEAFBF" w14:textId="77777777" w:rsidR="00F76FC4" w:rsidRPr="0033141D" w:rsidRDefault="00F76FC4" w:rsidP="00F76FC4">
      <w:pPr>
        <w:rPr>
          <w:lang w:val="en-GB"/>
        </w:rPr>
      </w:pPr>
    </w:p>
    <w:sectPr w:rsidR="00F76FC4" w:rsidRPr="0033141D">
      <w:pgSz w:w="12240" w:h="15840"/>
      <w:pgMar w:top="1417" w:right="1701" w:bottom="1417" w:left="1701"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esús Morán Barbón" w:date="2019-11-06T17:46:00Z" w:initials="JMB">
    <w:p w14:paraId="1459C7A9" w14:textId="77777777" w:rsidR="008E0D65" w:rsidRPr="0061011C" w:rsidRDefault="00EB2DE2">
      <w:pPr>
        <w:pStyle w:val="Textocomentario"/>
        <w:rPr>
          <w:lang w:val="en-US"/>
        </w:rPr>
      </w:pPr>
      <w:r>
        <w:rPr>
          <w:rStyle w:val="Refdecomentario"/>
        </w:rPr>
        <w:annotationRef/>
      </w:r>
      <w:r w:rsidRPr="00EB2DE2">
        <w:rPr>
          <w:lang w:val="en-GB"/>
        </w:rPr>
        <w:t>@Cristian: What is the n</w:t>
      </w:r>
      <w:r>
        <w:rPr>
          <w:lang w:val="en-GB"/>
        </w:rPr>
        <w:t>ew value?</w:t>
      </w:r>
    </w:p>
  </w:comment>
  <w:comment w:id="13" w:author="Jesús Morán Barbón" w:date="2019-11-06T17:30:00Z" w:initials="JMB">
    <w:p w14:paraId="534D510C" w14:textId="77777777" w:rsidR="008E0D65" w:rsidRPr="0061011C" w:rsidRDefault="00CF32D2">
      <w:pPr>
        <w:pStyle w:val="Textocomentario"/>
        <w:rPr>
          <w:lang w:val="en-US"/>
        </w:rPr>
      </w:pPr>
      <w:r>
        <w:rPr>
          <w:rStyle w:val="Refdecomentario"/>
        </w:rPr>
        <w:annotationRef/>
      </w:r>
      <w:r w:rsidRPr="00EB2DE2">
        <w:rPr>
          <w:lang w:val="en-GB"/>
        </w:rPr>
        <w:t>TODO @Cristian: change the figure</w:t>
      </w:r>
    </w:p>
  </w:comment>
  <w:comment w:id="17" w:author="Jesús Morán Barbón" w:date="2019-11-06T17:30:00Z" w:initials="JMB">
    <w:p w14:paraId="582B0B1B" w14:textId="77777777" w:rsidR="008E0D65" w:rsidRPr="0061011C" w:rsidRDefault="00CF32D2">
      <w:pPr>
        <w:pStyle w:val="Textocomentario"/>
        <w:rPr>
          <w:lang w:val="en-US"/>
        </w:rPr>
      </w:pPr>
      <w:r>
        <w:rPr>
          <w:rStyle w:val="Refdecomentario"/>
        </w:rPr>
        <w:annotationRef/>
      </w:r>
      <w:r>
        <w:rPr>
          <w:rStyle w:val="Refdecomentario"/>
        </w:rPr>
        <w:annotationRef/>
      </w:r>
      <w:r w:rsidRPr="00EB2DE2">
        <w:rPr>
          <w:lang w:val="en-GB"/>
        </w:rPr>
        <w:t>TODO @Cristian: change the figure</w:t>
      </w:r>
    </w:p>
  </w:comment>
  <w:comment w:id="19" w:author="Jesús Morán Barbón" w:date="2019-11-06T17:31:00Z" w:initials="JMB">
    <w:p w14:paraId="0655EB2C" w14:textId="77777777" w:rsidR="008E0D65" w:rsidRPr="0061011C" w:rsidRDefault="00CF32D2">
      <w:pPr>
        <w:pStyle w:val="Textocomentario"/>
        <w:rPr>
          <w:lang w:val="en-US"/>
        </w:rPr>
      </w:pPr>
      <w:r>
        <w:rPr>
          <w:rStyle w:val="Refdecomentario"/>
        </w:rPr>
        <w:annotationRef/>
      </w:r>
      <w:r w:rsidRPr="0061011C">
        <w:rPr>
          <w:lang w:val="en-US"/>
        </w:rPr>
        <w:t>TODO @Cristian: change the figure</w:t>
      </w:r>
    </w:p>
  </w:comment>
  <w:comment w:id="45" w:author="Jesús Morán Barbón" w:date="2019-11-06T17:30:00Z" w:initials="JMB">
    <w:p w14:paraId="13DBF554" w14:textId="77777777" w:rsidR="008E0D65" w:rsidRPr="0061011C" w:rsidRDefault="00F76FC4" w:rsidP="00F76FC4">
      <w:pPr>
        <w:pStyle w:val="Textocomentario"/>
        <w:rPr>
          <w:lang w:val="en-US"/>
        </w:rPr>
      </w:pPr>
      <w:r>
        <w:rPr>
          <w:rStyle w:val="Refdecomentario"/>
        </w:rPr>
        <w:annotationRef/>
      </w:r>
      <w:r w:rsidRPr="00EB2DE2">
        <w:rPr>
          <w:lang w:val="en-GB"/>
        </w:rPr>
        <w:t>TODO @Cristian: change the figure</w:t>
      </w:r>
    </w:p>
  </w:comment>
  <w:comment w:id="46" w:author="Jesús Morán Barbón" w:date="2019-11-06T17:30:00Z" w:initials="JMB">
    <w:p w14:paraId="785F47B1" w14:textId="77777777" w:rsidR="008E0D65" w:rsidRPr="0061011C" w:rsidRDefault="00F76FC4" w:rsidP="00F76FC4">
      <w:pPr>
        <w:pStyle w:val="Textocomentario"/>
        <w:rPr>
          <w:lang w:val="en-US"/>
        </w:rPr>
      </w:pPr>
      <w:r>
        <w:rPr>
          <w:rStyle w:val="Refdecomentario"/>
        </w:rPr>
        <w:annotationRef/>
      </w:r>
      <w:r>
        <w:rPr>
          <w:rStyle w:val="Refdecomentario"/>
        </w:rPr>
        <w:annotationRef/>
      </w:r>
      <w:r w:rsidRPr="00EB2DE2">
        <w:rPr>
          <w:lang w:val="en-GB"/>
        </w:rPr>
        <w:t>TODO @Cristian: change the figure</w:t>
      </w:r>
    </w:p>
  </w:comment>
  <w:comment w:id="47" w:author="Jesús Morán Barbón" w:date="2019-11-06T17:31:00Z" w:initials="JMB">
    <w:p w14:paraId="7A4E49A2" w14:textId="77777777" w:rsidR="008E0D65" w:rsidRPr="00ED2D95" w:rsidRDefault="00F76FC4" w:rsidP="00F76FC4">
      <w:pPr>
        <w:pStyle w:val="Textocomentario"/>
        <w:rPr>
          <w:lang w:val="en-US"/>
        </w:rPr>
      </w:pPr>
      <w:r>
        <w:rPr>
          <w:rStyle w:val="Refdecomentario"/>
        </w:rPr>
        <w:annotationRef/>
      </w:r>
      <w:r w:rsidRPr="00ED2D95">
        <w:rPr>
          <w:lang w:val="en-US"/>
        </w:rPr>
        <w:t>TODO @Cristian: change the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59C7A9" w15:done="0"/>
  <w15:commentEx w15:paraId="534D510C" w15:done="0"/>
  <w15:commentEx w15:paraId="582B0B1B" w15:done="0"/>
  <w15:commentEx w15:paraId="0655EB2C" w15:done="0"/>
  <w15:commentEx w15:paraId="13DBF554" w15:done="0"/>
  <w15:commentEx w15:paraId="785F47B1" w15:done="0"/>
  <w15:commentEx w15:paraId="7A4E49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59C7A9" w16cid:durableId="216DE301"/>
  <w16cid:commentId w16cid:paraId="534D510C" w16cid:durableId="216DE302"/>
  <w16cid:commentId w16cid:paraId="582B0B1B" w16cid:durableId="216DE303"/>
  <w16cid:commentId w16cid:paraId="0655EB2C" w16cid:durableId="216DE304"/>
  <w16cid:commentId w16cid:paraId="13DBF554" w16cid:durableId="216DE308"/>
  <w16cid:commentId w16cid:paraId="785F47B1" w16cid:durableId="216DE309"/>
  <w16cid:commentId w16cid:paraId="7A4E49A2" w16cid:durableId="216DE30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543B7F"/>
    <w:multiLevelType w:val="hybridMultilevel"/>
    <w:tmpl w:val="939A175E"/>
    <w:lvl w:ilvl="0" w:tplc="0C0A000F">
      <w:start w:val="1"/>
      <w:numFmt w:val="decimal"/>
      <w:lvlText w:val="%1."/>
      <w:lvlJc w:val="left"/>
      <w:pPr>
        <w:ind w:left="720" w:hanging="360"/>
      </w:pPr>
      <w:rPr>
        <w:rFonts w:cs="Times New Roman"/>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RISTIAN AUGUSTO ALONSO">
    <w15:presenceInfo w15:providerId="None" w15:userId="CRISTIAN AUGUSTO ALON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trackRevision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41D"/>
    <w:rsid w:val="00017403"/>
    <w:rsid w:val="0008445D"/>
    <w:rsid w:val="000A2B73"/>
    <w:rsid w:val="001B76AB"/>
    <w:rsid w:val="001D664B"/>
    <w:rsid w:val="00317AD7"/>
    <w:rsid w:val="0033141D"/>
    <w:rsid w:val="00415BB9"/>
    <w:rsid w:val="004D748E"/>
    <w:rsid w:val="004F0892"/>
    <w:rsid w:val="005453E7"/>
    <w:rsid w:val="005B090C"/>
    <w:rsid w:val="005B55CD"/>
    <w:rsid w:val="005F54CF"/>
    <w:rsid w:val="0061011C"/>
    <w:rsid w:val="006510CF"/>
    <w:rsid w:val="006A493E"/>
    <w:rsid w:val="007E1400"/>
    <w:rsid w:val="00800CD2"/>
    <w:rsid w:val="00840BB2"/>
    <w:rsid w:val="008E0D65"/>
    <w:rsid w:val="00920F47"/>
    <w:rsid w:val="00A01026"/>
    <w:rsid w:val="00A14DBA"/>
    <w:rsid w:val="00BD5664"/>
    <w:rsid w:val="00C52B73"/>
    <w:rsid w:val="00C6139B"/>
    <w:rsid w:val="00C6230C"/>
    <w:rsid w:val="00C83388"/>
    <w:rsid w:val="00CF32D2"/>
    <w:rsid w:val="00D15E31"/>
    <w:rsid w:val="00DB35BD"/>
    <w:rsid w:val="00DE1CBE"/>
    <w:rsid w:val="00E11B12"/>
    <w:rsid w:val="00E2439A"/>
    <w:rsid w:val="00E71B39"/>
    <w:rsid w:val="00E75336"/>
    <w:rsid w:val="00EB2DE2"/>
    <w:rsid w:val="00ED2D95"/>
    <w:rsid w:val="00F65CA2"/>
    <w:rsid w:val="00F76FC4"/>
    <w:rsid w:val="00FC60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F7697C"/>
  <w14:defaultImageDpi w14:val="0"/>
  <w15:docId w15:val="{D00887CC-42EA-4350-82B3-2CEED9A56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141D"/>
    <w:pPr>
      <w:keepNext/>
      <w:spacing w:before="240" w:after="60"/>
      <w:outlineLvl w:val="0"/>
    </w:pPr>
    <w:rPr>
      <w:rFonts w:asciiTheme="majorHAnsi" w:eastAsiaTheme="majorEastAsia" w:hAnsiTheme="majorHAnsi"/>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33141D"/>
    <w:rPr>
      <w:rFonts w:asciiTheme="majorHAnsi" w:eastAsiaTheme="majorEastAsia" w:hAnsiTheme="majorHAnsi" w:cs="Times New Roman"/>
      <w:b/>
      <w:bCs/>
      <w:kern w:val="32"/>
      <w:sz w:val="32"/>
      <w:szCs w:val="32"/>
    </w:rPr>
  </w:style>
  <w:style w:type="table" w:styleId="Tablaconcuadrcula">
    <w:name w:val="Table Grid"/>
    <w:basedOn w:val="Tablanormal"/>
    <w:uiPriority w:val="39"/>
    <w:rsid w:val="000174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F32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locked/>
    <w:rsid w:val="00CF32D2"/>
    <w:rPr>
      <w:rFonts w:ascii="Segoe UI" w:hAnsi="Segoe UI" w:cs="Segoe UI"/>
      <w:sz w:val="18"/>
      <w:szCs w:val="18"/>
    </w:rPr>
  </w:style>
  <w:style w:type="paragraph" w:styleId="Descripcin">
    <w:name w:val="caption"/>
    <w:basedOn w:val="Normal"/>
    <w:next w:val="Normal"/>
    <w:uiPriority w:val="35"/>
    <w:unhideWhenUsed/>
    <w:qFormat/>
    <w:rsid w:val="00CF32D2"/>
    <w:rPr>
      <w:b/>
      <w:bCs/>
      <w:sz w:val="20"/>
      <w:szCs w:val="20"/>
    </w:rPr>
  </w:style>
  <w:style w:type="character" w:styleId="Refdecomentario">
    <w:name w:val="annotation reference"/>
    <w:basedOn w:val="Fuentedeprrafopredeter"/>
    <w:uiPriority w:val="99"/>
    <w:semiHidden/>
    <w:unhideWhenUsed/>
    <w:rsid w:val="00CF32D2"/>
    <w:rPr>
      <w:rFonts w:cs="Times New Roman"/>
      <w:sz w:val="16"/>
      <w:szCs w:val="16"/>
    </w:rPr>
  </w:style>
  <w:style w:type="paragraph" w:styleId="Textocomentario">
    <w:name w:val="annotation text"/>
    <w:basedOn w:val="Normal"/>
    <w:link w:val="TextocomentarioCar"/>
    <w:uiPriority w:val="99"/>
    <w:semiHidden/>
    <w:unhideWhenUsed/>
    <w:rsid w:val="00CF32D2"/>
    <w:rPr>
      <w:sz w:val="20"/>
      <w:szCs w:val="20"/>
    </w:rPr>
  </w:style>
  <w:style w:type="character" w:customStyle="1" w:styleId="TextocomentarioCar">
    <w:name w:val="Texto comentario Car"/>
    <w:basedOn w:val="Fuentedeprrafopredeter"/>
    <w:link w:val="Textocomentario"/>
    <w:uiPriority w:val="99"/>
    <w:semiHidden/>
    <w:locked/>
    <w:rsid w:val="00CF32D2"/>
    <w:rPr>
      <w:rFonts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CF32D2"/>
    <w:rPr>
      <w:b/>
      <w:bCs/>
    </w:rPr>
  </w:style>
  <w:style w:type="character" w:customStyle="1" w:styleId="AsuntodelcomentarioCar">
    <w:name w:val="Asunto del comentario Car"/>
    <w:basedOn w:val="TextocomentarioCar"/>
    <w:link w:val="Asuntodelcomentario"/>
    <w:uiPriority w:val="99"/>
    <w:semiHidden/>
    <w:locked/>
    <w:rsid w:val="00CF32D2"/>
    <w:rPr>
      <w:rFonts w:cs="Times New Roman"/>
      <w:b/>
      <w:bCs/>
      <w:sz w:val="20"/>
      <w:szCs w:val="20"/>
    </w:rPr>
  </w:style>
  <w:style w:type="paragraph" w:styleId="Revisin">
    <w:name w:val="Revision"/>
    <w:hidden/>
    <w:uiPriority w:val="99"/>
    <w:semiHidden/>
    <w:rsid w:val="00DB35B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0CB5C5506C7EF43A3EE3A59D2E8EFA4" ma:contentTypeVersion="11" ma:contentTypeDescription="Crear nuevo documento." ma:contentTypeScope="" ma:versionID="cdb465978733bf38c1870a496950d4e2">
  <xsd:schema xmlns:xsd="http://www.w3.org/2001/XMLSchema" xmlns:xs="http://www.w3.org/2001/XMLSchema" xmlns:p="http://schemas.microsoft.com/office/2006/metadata/properties" xmlns:ns3="d33b78ea-ac4d-492e-87ed-458b7e38209c" xmlns:ns4="6bd85e3e-e52b-4757-b1e6-7062c0528f36" targetNamespace="http://schemas.microsoft.com/office/2006/metadata/properties" ma:root="true" ma:fieldsID="875afba0f491e47f1d0895224839b892" ns3:_="" ns4:_="">
    <xsd:import namespace="d33b78ea-ac4d-492e-87ed-458b7e38209c"/>
    <xsd:import namespace="6bd85e3e-e52b-4757-b1e6-7062c0528f3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3b78ea-ac4d-492e-87ed-458b7e38209c"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d85e3e-e52b-4757-b1e6-7062c0528f3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F259A7-7FB9-40B2-8FB9-BA0FA692BC68}">
  <ds:schemaRefs>
    <ds:schemaRef ds:uri="http://www.w3.org/XML/1998/namespace"/>
    <ds:schemaRef ds:uri="http://purl.org/dc/terms/"/>
    <ds:schemaRef ds:uri="http://purl.org/dc/dcmitype/"/>
    <ds:schemaRef ds:uri="http://schemas.microsoft.com/office/2006/documentManagement/types"/>
    <ds:schemaRef ds:uri="http://purl.org/dc/elements/1.1/"/>
    <ds:schemaRef ds:uri="http://schemas.openxmlformats.org/package/2006/metadata/core-properties"/>
    <ds:schemaRef ds:uri="http://schemas.microsoft.com/office/2006/metadata/properties"/>
    <ds:schemaRef ds:uri="http://schemas.microsoft.com/office/infopath/2007/PartnerControls"/>
    <ds:schemaRef ds:uri="6bd85e3e-e52b-4757-b1e6-7062c0528f36"/>
    <ds:schemaRef ds:uri="d33b78ea-ac4d-492e-87ed-458b7e38209c"/>
  </ds:schemaRefs>
</ds:datastoreItem>
</file>

<file path=customXml/itemProps2.xml><?xml version="1.0" encoding="utf-8"?>
<ds:datastoreItem xmlns:ds="http://schemas.openxmlformats.org/officeDocument/2006/customXml" ds:itemID="{A522EA49-C704-419E-8830-B9EAADD97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3b78ea-ac4d-492e-87ed-458b7e38209c"/>
    <ds:schemaRef ds:uri="6bd85e3e-e52b-4757-b1e6-7062c0528f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4EDE64-6263-44F6-A191-2E8A200954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627</Words>
  <Characters>3841</Characters>
  <Application>Microsoft Office Word</Application>
  <DocSecurity>0</DocSecurity>
  <Lines>32</Lines>
  <Paragraphs>8</Paragraphs>
  <ScaleCrop>false</ScaleCrop>
  <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AUGUSTO ALONSO</dc:creator>
  <cp:keywords/>
  <dc:description/>
  <cp:lastModifiedBy>CRISTIAN AUGUSTO ALONSO</cp:lastModifiedBy>
  <cp:revision>22</cp:revision>
  <dcterms:created xsi:type="dcterms:W3CDTF">2019-11-06T23:26:00Z</dcterms:created>
  <dcterms:modified xsi:type="dcterms:W3CDTF">2019-11-06T23:42:00Z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0x010100E0CB5C5506C7EF43A3EE3A59D2E8EFA4</vt:lpwstr>
  </property>
</Properties>
</file>